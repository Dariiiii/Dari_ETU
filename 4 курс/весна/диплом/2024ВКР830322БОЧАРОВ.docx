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F206ACA" w14:textId="77777777" w:rsidR="00C87DEB" w:rsidRPr="00996D0B" w:rsidRDefault="00C87DEB" w:rsidP="00C87DEB">
      <w:pPr>
        <w:jc w:val="center"/>
        <w:rPr>
          <w:b/>
          <w:bCs/>
          <w:sz w:val="26"/>
          <w:szCs w:val="26"/>
        </w:rPr>
      </w:pPr>
      <w:r w:rsidRPr="00996D0B">
        <w:rPr>
          <w:b/>
          <w:bCs/>
          <w:sz w:val="26"/>
          <w:szCs w:val="26"/>
        </w:rPr>
        <w:t xml:space="preserve">«Санкт-Петербургский государственный электротехнический университет </w:t>
      </w:r>
    </w:p>
    <w:p w14:paraId="29ADB382" w14:textId="77777777" w:rsidR="00C87DEB" w:rsidRPr="00996D0B" w:rsidRDefault="00C87DEB" w:rsidP="00C87DEB">
      <w:pPr>
        <w:jc w:val="center"/>
        <w:rPr>
          <w:b/>
          <w:bCs/>
          <w:sz w:val="26"/>
          <w:szCs w:val="26"/>
        </w:rPr>
      </w:pPr>
      <w:r w:rsidRPr="00996D0B">
        <w:rPr>
          <w:b/>
          <w:bCs/>
          <w:sz w:val="26"/>
          <w:szCs w:val="26"/>
        </w:rPr>
        <w:t xml:space="preserve">«ЛЭТИ» им. </w:t>
      </w:r>
      <w:proofErr w:type="spellStart"/>
      <w:r w:rsidRPr="00996D0B">
        <w:rPr>
          <w:b/>
          <w:bCs/>
          <w:sz w:val="26"/>
          <w:szCs w:val="26"/>
        </w:rPr>
        <w:t>В.И.Ульянова</w:t>
      </w:r>
      <w:proofErr w:type="spellEnd"/>
      <w:r w:rsidRPr="00996D0B">
        <w:rPr>
          <w:b/>
          <w:bCs/>
          <w:sz w:val="26"/>
          <w:szCs w:val="26"/>
        </w:rPr>
        <w:t xml:space="preserve"> (Ленина)»</w:t>
      </w:r>
    </w:p>
    <w:p w14:paraId="07CC39D4" w14:textId="77777777" w:rsidR="00C87DEB" w:rsidRPr="00996D0B" w:rsidRDefault="00C87DEB" w:rsidP="00C87DEB">
      <w:pPr>
        <w:jc w:val="center"/>
        <w:rPr>
          <w:b/>
          <w:bCs/>
          <w:sz w:val="26"/>
          <w:szCs w:val="26"/>
        </w:rPr>
      </w:pPr>
      <w:r w:rsidRPr="00996D0B">
        <w:rPr>
          <w:b/>
          <w:bCs/>
          <w:sz w:val="26"/>
          <w:szCs w:val="26"/>
        </w:rPr>
        <w:t>(</w:t>
      </w:r>
      <w:proofErr w:type="spellStart"/>
      <w:r w:rsidRPr="00996D0B">
        <w:rPr>
          <w:b/>
          <w:bCs/>
          <w:sz w:val="26"/>
          <w:szCs w:val="26"/>
        </w:rPr>
        <w:t>СПбГЭТУ</w:t>
      </w:r>
      <w:proofErr w:type="spellEnd"/>
      <w:r w:rsidRPr="00996D0B">
        <w:rPr>
          <w:b/>
          <w:bCs/>
          <w:sz w:val="26"/>
          <w:szCs w:val="26"/>
        </w:rPr>
        <w:t xml:space="preserve"> «ЛЭТИ»)</w:t>
      </w:r>
    </w:p>
    <w:p w14:paraId="40D324F3" w14:textId="77777777" w:rsidR="00C87DEB" w:rsidRPr="00996D0B" w:rsidRDefault="00C87DEB" w:rsidP="00C87DEB">
      <w:pPr>
        <w:spacing w:line="336" w:lineRule="auto"/>
        <w:jc w:val="center"/>
        <w:rPr>
          <w:b/>
          <w:bCs/>
          <w:caps/>
          <w:sz w:val="28"/>
          <w:szCs w:val="28"/>
        </w:rPr>
      </w:pPr>
    </w:p>
    <w:tbl>
      <w:tblPr>
        <w:tblW w:w="5000" w:type="pct"/>
        <w:tblInd w:w="-108" w:type="dxa"/>
        <w:tblLook w:val="0000" w:firstRow="0" w:lastRow="0" w:firstColumn="0" w:lastColumn="0" w:noHBand="0" w:noVBand="0"/>
      </w:tblPr>
      <w:tblGrid>
        <w:gridCol w:w="4161"/>
        <w:gridCol w:w="2690"/>
        <w:gridCol w:w="2719"/>
      </w:tblGrid>
      <w:tr w:rsidR="00996D0B" w:rsidRPr="00996D0B" w14:paraId="04B5D806" w14:textId="77777777" w:rsidTr="00191C0B">
        <w:tc>
          <w:tcPr>
            <w:tcW w:w="4067" w:type="dxa"/>
            <w:shd w:val="clear" w:color="auto" w:fill="auto"/>
          </w:tcPr>
          <w:p w14:paraId="7F3D5B2F" w14:textId="05A8E588" w:rsidR="00C87DEB" w:rsidRPr="00996D0B" w:rsidRDefault="00C87DEB" w:rsidP="00991E97">
            <w:pPr>
              <w:spacing w:line="336" w:lineRule="auto"/>
              <w:rPr>
                <w:b/>
                <w:sz w:val="28"/>
                <w:szCs w:val="28"/>
              </w:rPr>
            </w:pPr>
            <w:r w:rsidRPr="00996D0B">
              <w:rPr>
                <w:b/>
                <w:sz w:val="28"/>
                <w:szCs w:val="28"/>
              </w:rPr>
              <w:t xml:space="preserve">Направление </w:t>
            </w:r>
          </w:p>
        </w:tc>
        <w:tc>
          <w:tcPr>
            <w:tcW w:w="5288" w:type="dxa"/>
            <w:gridSpan w:val="2"/>
            <w:shd w:val="clear" w:color="auto" w:fill="auto"/>
          </w:tcPr>
          <w:p w14:paraId="6FE02344" w14:textId="7919971E" w:rsidR="00C87DEB" w:rsidRPr="00996D0B" w:rsidRDefault="00991E97" w:rsidP="00991E97">
            <w:pPr>
              <w:spacing w:line="336" w:lineRule="auto"/>
            </w:pPr>
            <w:r w:rsidRPr="00996D0B">
              <w:rPr>
                <w:sz w:val="28"/>
                <w:szCs w:val="28"/>
              </w:rPr>
              <w:t>09</w:t>
            </w:r>
            <w:r w:rsidR="00C87DEB" w:rsidRPr="00996D0B">
              <w:rPr>
                <w:sz w:val="28"/>
                <w:szCs w:val="28"/>
              </w:rPr>
              <w:t>.</w:t>
            </w:r>
            <w:r w:rsidRPr="00996D0B">
              <w:rPr>
                <w:sz w:val="28"/>
                <w:szCs w:val="28"/>
              </w:rPr>
              <w:t>04</w:t>
            </w:r>
            <w:r w:rsidR="00C87DEB" w:rsidRPr="00996D0B">
              <w:rPr>
                <w:sz w:val="28"/>
                <w:szCs w:val="28"/>
              </w:rPr>
              <w:t>.</w:t>
            </w:r>
            <w:r w:rsidRPr="00996D0B">
              <w:rPr>
                <w:sz w:val="28"/>
                <w:szCs w:val="28"/>
              </w:rPr>
              <w:t>04</w:t>
            </w:r>
            <w:r w:rsidR="00C87DEB" w:rsidRPr="00996D0B">
              <w:rPr>
                <w:sz w:val="28"/>
                <w:szCs w:val="28"/>
              </w:rPr>
              <w:t xml:space="preserve"> </w:t>
            </w:r>
            <w:r w:rsidRPr="00996D0B">
              <w:rPr>
                <w:sz w:val="28"/>
                <w:szCs w:val="28"/>
              </w:rPr>
              <w:t>–</w:t>
            </w:r>
            <w:r w:rsidR="00C87DEB" w:rsidRPr="00996D0B">
              <w:rPr>
                <w:sz w:val="28"/>
                <w:szCs w:val="28"/>
              </w:rPr>
              <w:t xml:space="preserve"> </w:t>
            </w:r>
            <w:r w:rsidRPr="00996D0B">
              <w:rPr>
                <w:sz w:val="28"/>
                <w:szCs w:val="28"/>
              </w:rPr>
              <w:t>Программная инженерия</w:t>
            </w:r>
          </w:p>
        </w:tc>
      </w:tr>
      <w:tr w:rsidR="00C87DEB" w:rsidRPr="00996D0B" w14:paraId="42340209" w14:textId="77777777" w:rsidTr="00191C0B">
        <w:tc>
          <w:tcPr>
            <w:tcW w:w="4067" w:type="dxa"/>
            <w:shd w:val="clear" w:color="auto" w:fill="auto"/>
          </w:tcPr>
          <w:p w14:paraId="4F2D1C72" w14:textId="7D78705D" w:rsidR="00C87DEB" w:rsidRPr="00996D0B" w:rsidRDefault="00991E97" w:rsidP="00991E97">
            <w:pPr>
              <w:spacing w:line="336" w:lineRule="auto"/>
              <w:rPr>
                <w:b/>
                <w:sz w:val="28"/>
                <w:szCs w:val="28"/>
              </w:rPr>
            </w:pPr>
            <w:r w:rsidRPr="00996D0B">
              <w:rPr>
                <w:b/>
                <w:sz w:val="28"/>
                <w:szCs w:val="28"/>
              </w:rPr>
              <w:t>Профиль</w:t>
            </w:r>
          </w:p>
        </w:tc>
        <w:tc>
          <w:tcPr>
            <w:tcW w:w="5288" w:type="dxa"/>
            <w:gridSpan w:val="2"/>
            <w:shd w:val="clear" w:color="auto" w:fill="auto"/>
          </w:tcPr>
          <w:p w14:paraId="10A91915" w14:textId="0B448BC7" w:rsidR="00C87DEB" w:rsidRPr="00996D0B" w:rsidRDefault="00991E97" w:rsidP="00191C0B">
            <w:pPr>
              <w:spacing w:line="336" w:lineRule="auto"/>
              <w:rPr>
                <w:sz w:val="28"/>
                <w:szCs w:val="28"/>
              </w:rPr>
            </w:pPr>
            <w:r w:rsidRPr="00996D0B">
              <w:rPr>
                <w:sz w:val="28"/>
                <w:szCs w:val="28"/>
              </w:rPr>
              <w:t>Разработка распределенных программных систем</w:t>
            </w:r>
          </w:p>
        </w:tc>
      </w:tr>
      <w:tr w:rsidR="00C87DEB" w:rsidRPr="00996D0B" w14:paraId="24C25011" w14:textId="77777777" w:rsidTr="00191C0B">
        <w:tc>
          <w:tcPr>
            <w:tcW w:w="4067" w:type="dxa"/>
            <w:shd w:val="clear" w:color="auto" w:fill="auto"/>
            <w:vAlign w:val="center"/>
          </w:tcPr>
          <w:p w14:paraId="603EF114" w14:textId="77777777" w:rsidR="00C87DEB" w:rsidRPr="00996D0B" w:rsidRDefault="00C87DEB" w:rsidP="00191C0B">
            <w:pPr>
              <w:spacing w:line="336" w:lineRule="auto"/>
              <w:rPr>
                <w:b/>
                <w:sz w:val="28"/>
                <w:szCs w:val="28"/>
              </w:rPr>
            </w:pPr>
            <w:r w:rsidRPr="00996D0B">
              <w:rPr>
                <w:b/>
                <w:sz w:val="28"/>
                <w:szCs w:val="28"/>
              </w:rPr>
              <w:t>Факультет</w:t>
            </w:r>
          </w:p>
        </w:tc>
        <w:tc>
          <w:tcPr>
            <w:tcW w:w="5288" w:type="dxa"/>
            <w:gridSpan w:val="2"/>
            <w:shd w:val="clear" w:color="auto" w:fill="auto"/>
            <w:vAlign w:val="center"/>
          </w:tcPr>
          <w:p w14:paraId="69B375FD" w14:textId="3D488D94" w:rsidR="00C87DEB" w:rsidRPr="00996D0B" w:rsidRDefault="00991E97" w:rsidP="00191C0B">
            <w:pPr>
              <w:spacing w:line="336" w:lineRule="auto"/>
            </w:pPr>
            <w:r w:rsidRPr="00996D0B">
              <w:rPr>
                <w:sz w:val="28"/>
                <w:szCs w:val="28"/>
              </w:rPr>
              <w:t>ФКТИ</w:t>
            </w:r>
          </w:p>
        </w:tc>
      </w:tr>
      <w:tr w:rsidR="00C87DEB" w:rsidRPr="00996D0B" w14:paraId="6FF1E1F7" w14:textId="77777777" w:rsidTr="00191C0B">
        <w:tc>
          <w:tcPr>
            <w:tcW w:w="4067" w:type="dxa"/>
            <w:shd w:val="clear" w:color="auto" w:fill="auto"/>
            <w:vAlign w:val="center"/>
          </w:tcPr>
          <w:p w14:paraId="4D8657E5" w14:textId="77777777" w:rsidR="00C87DEB" w:rsidRPr="00996D0B" w:rsidRDefault="00C87DEB" w:rsidP="00191C0B">
            <w:pPr>
              <w:spacing w:line="336" w:lineRule="auto"/>
              <w:rPr>
                <w:b/>
                <w:sz w:val="28"/>
                <w:szCs w:val="28"/>
              </w:rPr>
            </w:pPr>
            <w:r w:rsidRPr="00996D0B">
              <w:rPr>
                <w:b/>
                <w:sz w:val="28"/>
                <w:szCs w:val="28"/>
              </w:rPr>
              <w:t>Кафедра</w:t>
            </w:r>
          </w:p>
        </w:tc>
        <w:tc>
          <w:tcPr>
            <w:tcW w:w="5288" w:type="dxa"/>
            <w:gridSpan w:val="2"/>
            <w:shd w:val="clear" w:color="auto" w:fill="auto"/>
            <w:vAlign w:val="center"/>
          </w:tcPr>
          <w:p w14:paraId="35E6BD1D" w14:textId="51571951" w:rsidR="00C87DEB" w:rsidRPr="00996D0B" w:rsidRDefault="00991E97" w:rsidP="00191C0B">
            <w:pPr>
              <w:spacing w:line="336" w:lineRule="auto"/>
            </w:pPr>
            <w:r w:rsidRPr="00996D0B">
              <w:rPr>
                <w:sz w:val="28"/>
                <w:szCs w:val="28"/>
              </w:rPr>
              <w:t>МО ЭВМ</w:t>
            </w:r>
          </w:p>
        </w:tc>
      </w:tr>
      <w:tr w:rsidR="00C87DEB" w:rsidRPr="00996D0B" w14:paraId="6BAAD60F" w14:textId="77777777" w:rsidTr="00191C0B">
        <w:trPr>
          <w:trHeight w:val="737"/>
        </w:trPr>
        <w:tc>
          <w:tcPr>
            <w:tcW w:w="4067" w:type="dxa"/>
            <w:shd w:val="clear" w:color="auto" w:fill="auto"/>
            <w:vAlign w:val="bottom"/>
          </w:tcPr>
          <w:p w14:paraId="2D76B82B" w14:textId="77777777" w:rsidR="00C87DEB" w:rsidRPr="00996D0B" w:rsidRDefault="00C87DEB" w:rsidP="00191C0B">
            <w:pPr>
              <w:spacing w:line="336" w:lineRule="auto"/>
              <w:rPr>
                <w:i/>
                <w:sz w:val="28"/>
                <w:szCs w:val="28"/>
              </w:rPr>
            </w:pPr>
            <w:r w:rsidRPr="00996D0B">
              <w:rPr>
                <w:i/>
                <w:sz w:val="28"/>
                <w:szCs w:val="28"/>
              </w:rPr>
              <w:t>К защите допустить</w:t>
            </w:r>
          </w:p>
        </w:tc>
        <w:tc>
          <w:tcPr>
            <w:tcW w:w="5288" w:type="dxa"/>
            <w:gridSpan w:val="2"/>
            <w:shd w:val="clear" w:color="auto" w:fill="auto"/>
            <w:vAlign w:val="bottom"/>
          </w:tcPr>
          <w:p w14:paraId="3E8411C7" w14:textId="77777777" w:rsidR="00C87DEB" w:rsidRPr="00996D0B" w:rsidRDefault="00C87DEB" w:rsidP="00191C0B">
            <w:pPr>
              <w:snapToGrid w:val="0"/>
              <w:spacing w:line="336" w:lineRule="auto"/>
              <w:rPr>
                <w:i/>
                <w:sz w:val="28"/>
                <w:szCs w:val="28"/>
              </w:rPr>
            </w:pPr>
          </w:p>
        </w:tc>
      </w:tr>
      <w:tr w:rsidR="00C87DEB" w:rsidRPr="00996D0B" w14:paraId="07F02D39" w14:textId="77777777" w:rsidTr="00191C0B">
        <w:tc>
          <w:tcPr>
            <w:tcW w:w="4067" w:type="dxa"/>
            <w:shd w:val="clear" w:color="auto" w:fill="auto"/>
            <w:vAlign w:val="center"/>
          </w:tcPr>
          <w:p w14:paraId="13E2E454" w14:textId="77777777" w:rsidR="00C87DEB" w:rsidRPr="00996D0B" w:rsidRDefault="00C87DEB" w:rsidP="00191C0B">
            <w:pPr>
              <w:spacing w:line="336" w:lineRule="auto"/>
              <w:rPr>
                <w:i/>
                <w:sz w:val="28"/>
                <w:szCs w:val="28"/>
              </w:rPr>
            </w:pPr>
            <w:r w:rsidRPr="00996D0B">
              <w:rPr>
                <w:sz w:val="28"/>
                <w:szCs w:val="28"/>
              </w:rPr>
              <w:t>Зав. кафедрой</w:t>
            </w:r>
          </w:p>
        </w:tc>
        <w:tc>
          <w:tcPr>
            <w:tcW w:w="2630" w:type="dxa"/>
            <w:shd w:val="clear" w:color="auto" w:fill="auto"/>
            <w:vAlign w:val="center"/>
          </w:tcPr>
          <w:p w14:paraId="025E2D22" w14:textId="77777777" w:rsidR="00C87DEB" w:rsidRPr="00996D0B" w:rsidRDefault="00C87DEB" w:rsidP="00191C0B">
            <w:pPr>
              <w:snapToGrid w:val="0"/>
              <w:spacing w:line="336" w:lineRule="auto"/>
              <w:rPr>
                <w:i/>
                <w:sz w:val="28"/>
                <w:szCs w:val="28"/>
              </w:rPr>
            </w:pPr>
          </w:p>
        </w:tc>
        <w:tc>
          <w:tcPr>
            <w:tcW w:w="2658" w:type="dxa"/>
            <w:shd w:val="clear" w:color="auto" w:fill="auto"/>
            <w:vAlign w:val="center"/>
          </w:tcPr>
          <w:p w14:paraId="71F610D2" w14:textId="063FCDAF" w:rsidR="00C87DEB" w:rsidRPr="00996D0B" w:rsidRDefault="00991E97" w:rsidP="00191C0B">
            <w:pPr>
              <w:spacing w:line="336" w:lineRule="auto"/>
              <w:rPr>
                <w:sz w:val="28"/>
                <w:szCs w:val="28"/>
              </w:rPr>
            </w:pPr>
            <w:r w:rsidRPr="00996D0B">
              <w:rPr>
                <w:sz w:val="28"/>
                <w:szCs w:val="28"/>
              </w:rPr>
              <w:t>А.А.</w:t>
            </w:r>
            <w:r w:rsidR="002C4A1D">
              <w:rPr>
                <w:sz w:val="28"/>
                <w:szCs w:val="28"/>
              </w:rPr>
              <w:t xml:space="preserve"> </w:t>
            </w:r>
            <w:proofErr w:type="spellStart"/>
            <w:r w:rsidRPr="00996D0B">
              <w:rPr>
                <w:sz w:val="28"/>
                <w:szCs w:val="28"/>
              </w:rPr>
              <w:t>Лисс</w:t>
            </w:r>
            <w:proofErr w:type="spellEnd"/>
            <w:r w:rsidR="00C87DEB" w:rsidRPr="00996D0B">
              <w:rPr>
                <w:sz w:val="28"/>
                <w:szCs w:val="28"/>
              </w:rPr>
              <w:t xml:space="preserve"> </w:t>
            </w:r>
          </w:p>
        </w:tc>
      </w:tr>
    </w:tbl>
    <w:p w14:paraId="2403A186" w14:textId="77777777" w:rsidR="00C87DEB" w:rsidRPr="00996D0B" w:rsidRDefault="00C87DEB" w:rsidP="00C87DEB">
      <w:pPr>
        <w:spacing w:line="336" w:lineRule="auto"/>
        <w:jc w:val="center"/>
        <w:rPr>
          <w:sz w:val="28"/>
          <w:szCs w:val="28"/>
        </w:rPr>
      </w:pPr>
    </w:p>
    <w:p w14:paraId="3A5865E6" w14:textId="77777777" w:rsidR="00C87DEB" w:rsidRPr="00996D0B" w:rsidRDefault="00C87DEB" w:rsidP="00C87DEB">
      <w:pPr>
        <w:spacing w:line="336" w:lineRule="auto"/>
        <w:jc w:val="center"/>
        <w:rPr>
          <w:sz w:val="28"/>
          <w:szCs w:val="28"/>
        </w:rPr>
      </w:pPr>
    </w:p>
    <w:p w14:paraId="6C4A08AF" w14:textId="77777777" w:rsidR="00C87DEB" w:rsidRPr="00996D0B" w:rsidRDefault="00C87DEB" w:rsidP="00C87DEB">
      <w:pPr>
        <w:spacing w:line="336" w:lineRule="auto"/>
        <w:jc w:val="center"/>
      </w:pPr>
      <w:r w:rsidRPr="00996D0B">
        <w:rPr>
          <w:rStyle w:val="aff"/>
          <w:caps/>
          <w:sz w:val="36"/>
          <w:szCs w:val="28"/>
        </w:rPr>
        <w:t>ВЫПУСКНАЯ КВАЛИФИКАЦИОННАЯ РАБОТА</w:t>
      </w:r>
    </w:p>
    <w:p w14:paraId="6F3C237F" w14:textId="43DA02F0" w:rsidR="00C87DEB" w:rsidRPr="00996D0B" w:rsidRDefault="00991E97" w:rsidP="00C87DEB">
      <w:pPr>
        <w:spacing w:line="336" w:lineRule="auto"/>
        <w:jc w:val="center"/>
        <w:rPr>
          <w:rStyle w:val="aff"/>
          <w:caps/>
          <w:sz w:val="36"/>
          <w:szCs w:val="28"/>
        </w:rPr>
      </w:pPr>
      <w:r w:rsidRPr="00996D0B">
        <w:rPr>
          <w:rStyle w:val="aff"/>
          <w:caps/>
          <w:sz w:val="36"/>
          <w:szCs w:val="28"/>
        </w:rPr>
        <w:t>магистра</w:t>
      </w:r>
    </w:p>
    <w:p w14:paraId="712ABE23" w14:textId="77777777" w:rsidR="00C87DEB" w:rsidRPr="00996D0B" w:rsidRDefault="00C87DEB" w:rsidP="00C87DEB">
      <w:pPr>
        <w:spacing w:line="336" w:lineRule="auto"/>
        <w:jc w:val="center"/>
        <w:rPr>
          <w:rStyle w:val="aff"/>
          <w:caps/>
          <w:szCs w:val="28"/>
        </w:rPr>
      </w:pPr>
    </w:p>
    <w:p w14:paraId="0FCD406D" w14:textId="670A968D" w:rsidR="00C87DEB" w:rsidRPr="00996D0B" w:rsidRDefault="005441AF" w:rsidP="00C87DEB">
      <w:pPr>
        <w:jc w:val="center"/>
        <w:rPr>
          <w:rStyle w:val="aff"/>
          <w:smallCaps w:val="0"/>
          <w:sz w:val="28"/>
          <w:szCs w:val="28"/>
        </w:rPr>
      </w:pPr>
      <w:r w:rsidRPr="005441AF">
        <w:rPr>
          <w:rFonts w:eastAsia="Noto Serif CJK SC"/>
          <w:b/>
          <w:bCs/>
          <w:spacing w:val="5"/>
          <w:sz w:val="28"/>
          <w:szCs w:val="28"/>
          <w:lang w:eastAsia="zh-CN" w:bidi="hi-IN"/>
        </w:rPr>
        <w:t>Тема:</w:t>
      </w:r>
      <w:r>
        <w:rPr>
          <w:rFonts w:eastAsia="Noto Serif CJK SC"/>
          <w:b/>
          <w:bCs/>
          <w:spacing w:val="5"/>
          <w:sz w:val="28"/>
          <w:szCs w:val="28"/>
          <w:lang w:eastAsia="zh-CN" w:bidi="hi-IN"/>
        </w:rPr>
        <w:t xml:space="preserve"> </w:t>
      </w:r>
      <w:r w:rsidR="00991E97" w:rsidRPr="00996D0B">
        <w:rPr>
          <w:rStyle w:val="aff"/>
          <w:caps/>
          <w:sz w:val="28"/>
          <w:szCs w:val="28"/>
        </w:rPr>
        <w:t>Проектирование и разработка программного обеспечения системы внешних связей ЦВК ГАС на отечественных вычислительных средствах</w:t>
      </w:r>
    </w:p>
    <w:p w14:paraId="502D44E0" w14:textId="77777777" w:rsidR="00C87DEB" w:rsidRPr="00996D0B" w:rsidRDefault="00C87DEB" w:rsidP="00C87DEB">
      <w:pPr>
        <w:spacing w:line="336" w:lineRule="auto"/>
        <w:jc w:val="center"/>
        <w:rPr>
          <w:rStyle w:val="aff"/>
          <w:smallCaps w:val="0"/>
          <w:sz w:val="28"/>
          <w:szCs w:val="28"/>
        </w:rPr>
      </w:pPr>
    </w:p>
    <w:p w14:paraId="73B836D0" w14:textId="77777777" w:rsidR="00C87DEB" w:rsidRPr="00996D0B" w:rsidRDefault="00C87DEB" w:rsidP="00C87DEB">
      <w:pPr>
        <w:spacing w:line="336" w:lineRule="auto"/>
        <w:jc w:val="center"/>
        <w:rPr>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C87DEB" w:rsidRPr="00996D0B" w14:paraId="1A335CEC" w14:textId="77777777" w:rsidTr="00191C0B">
        <w:trPr>
          <w:trHeight w:val="397"/>
        </w:trPr>
        <w:tc>
          <w:tcPr>
            <w:tcW w:w="2092" w:type="dxa"/>
            <w:shd w:val="clear" w:color="auto" w:fill="auto"/>
            <w:vAlign w:val="bottom"/>
          </w:tcPr>
          <w:p w14:paraId="7D1BC9E9" w14:textId="77777777" w:rsidR="00C87DEB" w:rsidRPr="00996D0B" w:rsidRDefault="00C87DEB" w:rsidP="00191C0B">
            <w:pPr>
              <w:rPr>
                <w:sz w:val="28"/>
              </w:rPr>
            </w:pPr>
            <w:r w:rsidRPr="00996D0B">
              <w:rPr>
                <w:sz w:val="28"/>
              </w:rPr>
              <w:t>Студент</w:t>
            </w:r>
          </w:p>
        </w:tc>
        <w:tc>
          <w:tcPr>
            <w:tcW w:w="2125" w:type="dxa"/>
            <w:shd w:val="clear" w:color="auto" w:fill="auto"/>
          </w:tcPr>
          <w:p w14:paraId="2E1DF5B1" w14:textId="77777777" w:rsidR="00C87DEB" w:rsidRPr="00996D0B" w:rsidRDefault="00C87DEB" w:rsidP="00191C0B">
            <w:pPr>
              <w:snapToGrid w:val="0"/>
              <w:jc w:val="center"/>
              <w:rPr>
                <w:i/>
                <w:sz w:val="28"/>
              </w:rPr>
            </w:pPr>
          </w:p>
        </w:tc>
        <w:tc>
          <w:tcPr>
            <w:tcW w:w="2551" w:type="dxa"/>
            <w:tcBorders>
              <w:bottom w:val="single" w:sz="4" w:space="0" w:color="000000"/>
            </w:tcBorders>
            <w:shd w:val="clear" w:color="auto" w:fill="auto"/>
            <w:vAlign w:val="bottom"/>
          </w:tcPr>
          <w:p w14:paraId="4E675F7E" w14:textId="77777777" w:rsidR="00C87DEB" w:rsidRPr="00996D0B" w:rsidRDefault="00C87DEB" w:rsidP="00191C0B">
            <w:pPr>
              <w:snapToGrid w:val="0"/>
              <w:rPr>
                <w:i/>
                <w:sz w:val="28"/>
              </w:rPr>
            </w:pPr>
          </w:p>
        </w:tc>
        <w:tc>
          <w:tcPr>
            <w:tcW w:w="265" w:type="dxa"/>
            <w:shd w:val="clear" w:color="auto" w:fill="auto"/>
          </w:tcPr>
          <w:p w14:paraId="6EC73698" w14:textId="77777777" w:rsidR="00C87DEB" w:rsidRPr="00996D0B" w:rsidRDefault="00C87DEB" w:rsidP="00191C0B">
            <w:pPr>
              <w:snapToGrid w:val="0"/>
              <w:rPr>
                <w:i/>
                <w:sz w:val="28"/>
              </w:rPr>
            </w:pPr>
          </w:p>
        </w:tc>
        <w:tc>
          <w:tcPr>
            <w:tcW w:w="2626" w:type="dxa"/>
            <w:shd w:val="clear" w:color="auto" w:fill="auto"/>
            <w:vAlign w:val="bottom"/>
          </w:tcPr>
          <w:p w14:paraId="6B864C8B" w14:textId="1815CFC1" w:rsidR="00C87DEB" w:rsidRPr="00996D0B" w:rsidRDefault="00991E97" w:rsidP="00191C0B">
            <w:pPr>
              <w:rPr>
                <w:sz w:val="28"/>
              </w:rPr>
            </w:pPr>
            <w:r w:rsidRPr="00996D0B">
              <w:rPr>
                <w:sz w:val="28"/>
                <w:szCs w:val="28"/>
              </w:rPr>
              <w:t>Ф.Д. Бочаров</w:t>
            </w:r>
            <w:r w:rsidR="00C87DEB" w:rsidRPr="00996D0B">
              <w:rPr>
                <w:sz w:val="28"/>
                <w:szCs w:val="28"/>
              </w:rPr>
              <w:t xml:space="preserve"> </w:t>
            </w:r>
          </w:p>
        </w:tc>
      </w:tr>
      <w:tr w:rsidR="00C87DEB" w:rsidRPr="00996D0B" w14:paraId="126993DC" w14:textId="77777777" w:rsidTr="00191C0B">
        <w:trPr>
          <w:trHeight w:val="211"/>
        </w:trPr>
        <w:tc>
          <w:tcPr>
            <w:tcW w:w="2092" w:type="dxa"/>
            <w:shd w:val="clear" w:color="auto" w:fill="auto"/>
            <w:vAlign w:val="bottom"/>
          </w:tcPr>
          <w:p w14:paraId="3F8076EB" w14:textId="77777777" w:rsidR="00C87DEB" w:rsidRPr="00996D0B" w:rsidRDefault="00C87DEB" w:rsidP="00191C0B">
            <w:pPr>
              <w:snapToGrid w:val="0"/>
              <w:rPr>
                <w:i/>
                <w:sz w:val="28"/>
              </w:rPr>
            </w:pPr>
          </w:p>
        </w:tc>
        <w:tc>
          <w:tcPr>
            <w:tcW w:w="2125" w:type="dxa"/>
            <w:shd w:val="clear" w:color="auto" w:fill="auto"/>
          </w:tcPr>
          <w:p w14:paraId="3E5EDD27" w14:textId="77777777" w:rsidR="00C87DEB" w:rsidRPr="00996D0B" w:rsidRDefault="00C87DEB" w:rsidP="00191C0B">
            <w:pPr>
              <w:snapToGrid w:val="0"/>
              <w:jc w:val="center"/>
              <w:rPr>
                <w:i/>
                <w:sz w:val="28"/>
                <w:vertAlign w:val="superscript"/>
              </w:rPr>
            </w:pPr>
          </w:p>
        </w:tc>
        <w:tc>
          <w:tcPr>
            <w:tcW w:w="2551" w:type="dxa"/>
            <w:tcBorders>
              <w:top w:val="single" w:sz="4" w:space="0" w:color="000000"/>
            </w:tcBorders>
            <w:shd w:val="clear" w:color="auto" w:fill="auto"/>
          </w:tcPr>
          <w:p w14:paraId="5856FB75" w14:textId="77777777" w:rsidR="00C87DEB" w:rsidRPr="00996D0B" w:rsidRDefault="00C87DEB" w:rsidP="00191C0B">
            <w:pPr>
              <w:jc w:val="center"/>
              <w:rPr>
                <w:i/>
                <w:sz w:val="28"/>
              </w:rPr>
            </w:pPr>
            <w:r w:rsidRPr="00996D0B">
              <w:rPr>
                <w:i/>
                <w:sz w:val="16"/>
              </w:rPr>
              <w:t>подпись</w:t>
            </w:r>
          </w:p>
        </w:tc>
        <w:tc>
          <w:tcPr>
            <w:tcW w:w="265" w:type="dxa"/>
            <w:shd w:val="clear" w:color="auto" w:fill="auto"/>
          </w:tcPr>
          <w:p w14:paraId="1BF98CA0" w14:textId="77777777" w:rsidR="00C87DEB" w:rsidRPr="00996D0B" w:rsidRDefault="00C87DEB" w:rsidP="00191C0B">
            <w:pPr>
              <w:snapToGrid w:val="0"/>
              <w:rPr>
                <w:i/>
                <w:sz w:val="28"/>
              </w:rPr>
            </w:pPr>
          </w:p>
        </w:tc>
        <w:tc>
          <w:tcPr>
            <w:tcW w:w="2626" w:type="dxa"/>
            <w:shd w:val="clear" w:color="auto" w:fill="auto"/>
          </w:tcPr>
          <w:p w14:paraId="4F9496CA" w14:textId="77777777" w:rsidR="00C87DEB" w:rsidRPr="00996D0B" w:rsidRDefault="00C87DEB" w:rsidP="00191C0B">
            <w:pPr>
              <w:snapToGrid w:val="0"/>
              <w:rPr>
                <w:i/>
                <w:sz w:val="16"/>
              </w:rPr>
            </w:pPr>
          </w:p>
        </w:tc>
      </w:tr>
      <w:tr w:rsidR="00C87DEB" w:rsidRPr="00996D0B" w14:paraId="495CDF81" w14:textId="77777777" w:rsidTr="00191C0B">
        <w:trPr>
          <w:trHeight w:val="397"/>
        </w:trPr>
        <w:tc>
          <w:tcPr>
            <w:tcW w:w="2092" w:type="dxa"/>
            <w:shd w:val="clear" w:color="auto" w:fill="auto"/>
            <w:vAlign w:val="bottom"/>
          </w:tcPr>
          <w:p w14:paraId="775A158B" w14:textId="77777777" w:rsidR="00C87DEB" w:rsidRPr="00996D0B" w:rsidRDefault="00C87DEB" w:rsidP="00191C0B">
            <w:pPr>
              <w:rPr>
                <w:sz w:val="28"/>
              </w:rPr>
            </w:pPr>
            <w:r w:rsidRPr="00996D0B">
              <w:rPr>
                <w:sz w:val="28"/>
              </w:rPr>
              <w:t>Руководитель</w:t>
            </w:r>
          </w:p>
        </w:tc>
        <w:tc>
          <w:tcPr>
            <w:tcW w:w="2125" w:type="dxa"/>
            <w:shd w:val="clear" w:color="auto" w:fill="auto"/>
            <w:vAlign w:val="bottom"/>
          </w:tcPr>
          <w:p w14:paraId="55F95F4B" w14:textId="77777777" w:rsidR="00C87DEB" w:rsidRPr="00996D0B" w:rsidRDefault="00C87DEB" w:rsidP="00191C0B">
            <w:pPr>
              <w:snapToGrid w:val="0"/>
              <w:jc w:val="center"/>
              <w:rPr>
                <w:sz w:val="28"/>
              </w:rPr>
            </w:pPr>
          </w:p>
        </w:tc>
        <w:tc>
          <w:tcPr>
            <w:tcW w:w="2551" w:type="dxa"/>
            <w:tcBorders>
              <w:bottom w:val="single" w:sz="4" w:space="0" w:color="000000"/>
            </w:tcBorders>
            <w:shd w:val="clear" w:color="auto" w:fill="auto"/>
            <w:vAlign w:val="bottom"/>
          </w:tcPr>
          <w:p w14:paraId="5AC9AC5E" w14:textId="77777777" w:rsidR="00C87DEB" w:rsidRPr="00996D0B" w:rsidRDefault="00C87DEB" w:rsidP="00191C0B">
            <w:pPr>
              <w:snapToGrid w:val="0"/>
              <w:rPr>
                <w:i/>
                <w:sz w:val="28"/>
              </w:rPr>
            </w:pPr>
          </w:p>
        </w:tc>
        <w:tc>
          <w:tcPr>
            <w:tcW w:w="265" w:type="dxa"/>
            <w:shd w:val="clear" w:color="auto" w:fill="auto"/>
          </w:tcPr>
          <w:p w14:paraId="05E6701D" w14:textId="77777777" w:rsidR="00C87DEB" w:rsidRPr="00996D0B" w:rsidRDefault="00C87DEB" w:rsidP="00191C0B">
            <w:pPr>
              <w:snapToGrid w:val="0"/>
              <w:rPr>
                <w:i/>
                <w:sz w:val="28"/>
              </w:rPr>
            </w:pPr>
          </w:p>
        </w:tc>
        <w:tc>
          <w:tcPr>
            <w:tcW w:w="2626" w:type="dxa"/>
            <w:shd w:val="clear" w:color="auto" w:fill="auto"/>
            <w:vAlign w:val="bottom"/>
          </w:tcPr>
          <w:p w14:paraId="7467B377" w14:textId="2C88E899" w:rsidR="00C87DEB" w:rsidRPr="00996D0B" w:rsidRDefault="00991E97" w:rsidP="00191C0B">
            <w:pPr>
              <w:rPr>
                <w:sz w:val="28"/>
              </w:rPr>
            </w:pPr>
            <w:r w:rsidRPr="00996D0B">
              <w:rPr>
                <w:sz w:val="28"/>
                <w:szCs w:val="28"/>
              </w:rPr>
              <w:t>Н.В. Мальцева</w:t>
            </w:r>
          </w:p>
        </w:tc>
      </w:tr>
      <w:tr w:rsidR="00C87DEB" w:rsidRPr="00996D0B" w14:paraId="78FC856A" w14:textId="77777777" w:rsidTr="00191C0B">
        <w:trPr>
          <w:trHeight w:val="168"/>
        </w:trPr>
        <w:tc>
          <w:tcPr>
            <w:tcW w:w="2092" w:type="dxa"/>
            <w:shd w:val="clear" w:color="auto" w:fill="auto"/>
            <w:vAlign w:val="bottom"/>
          </w:tcPr>
          <w:p w14:paraId="0AF73AB2" w14:textId="77777777" w:rsidR="00C87DEB" w:rsidRPr="00996D0B" w:rsidRDefault="00C87DEB" w:rsidP="00191C0B">
            <w:pPr>
              <w:snapToGrid w:val="0"/>
              <w:rPr>
                <w:i/>
                <w:sz w:val="28"/>
              </w:rPr>
            </w:pPr>
          </w:p>
        </w:tc>
        <w:tc>
          <w:tcPr>
            <w:tcW w:w="2125" w:type="dxa"/>
            <w:shd w:val="clear" w:color="auto" w:fill="auto"/>
          </w:tcPr>
          <w:p w14:paraId="4993888B" w14:textId="26C056D0" w:rsidR="00C87DEB" w:rsidRPr="00996D0B" w:rsidRDefault="00C87DEB" w:rsidP="00996D0B">
            <w:pPr>
              <w:jc w:val="center"/>
              <w:rPr>
                <w:i/>
                <w:vertAlign w:val="superscript"/>
              </w:rPr>
            </w:pPr>
            <w:r w:rsidRPr="00996D0B">
              <w:rPr>
                <w:i/>
                <w:vertAlign w:val="superscript"/>
              </w:rPr>
              <w:t>(</w:t>
            </w:r>
            <w:r w:rsidR="00996D0B" w:rsidRPr="00996D0B">
              <w:rPr>
                <w:i/>
                <w:vertAlign w:val="superscript"/>
              </w:rPr>
              <w:t>к.т.н., доцент</w:t>
            </w:r>
            <w:r w:rsidRPr="00996D0B">
              <w:rPr>
                <w:i/>
                <w:vertAlign w:val="superscript"/>
              </w:rPr>
              <w:t>)</w:t>
            </w:r>
          </w:p>
        </w:tc>
        <w:tc>
          <w:tcPr>
            <w:tcW w:w="2551" w:type="dxa"/>
            <w:tcBorders>
              <w:top w:val="single" w:sz="4" w:space="0" w:color="000000"/>
            </w:tcBorders>
            <w:shd w:val="clear" w:color="auto" w:fill="auto"/>
          </w:tcPr>
          <w:p w14:paraId="3BEA1A15" w14:textId="77777777" w:rsidR="00C87DEB" w:rsidRPr="00996D0B" w:rsidRDefault="00C87DEB" w:rsidP="00191C0B">
            <w:pPr>
              <w:jc w:val="center"/>
              <w:rPr>
                <w:i/>
                <w:sz w:val="28"/>
              </w:rPr>
            </w:pPr>
            <w:r w:rsidRPr="00996D0B">
              <w:rPr>
                <w:i/>
                <w:sz w:val="16"/>
              </w:rPr>
              <w:t>подпись</w:t>
            </w:r>
          </w:p>
        </w:tc>
        <w:tc>
          <w:tcPr>
            <w:tcW w:w="265" w:type="dxa"/>
            <w:shd w:val="clear" w:color="auto" w:fill="auto"/>
          </w:tcPr>
          <w:p w14:paraId="1EF76C73" w14:textId="77777777" w:rsidR="00C87DEB" w:rsidRPr="00996D0B" w:rsidRDefault="00C87DEB" w:rsidP="00191C0B">
            <w:pPr>
              <w:snapToGrid w:val="0"/>
              <w:rPr>
                <w:i/>
                <w:sz w:val="28"/>
              </w:rPr>
            </w:pPr>
          </w:p>
        </w:tc>
        <w:tc>
          <w:tcPr>
            <w:tcW w:w="2626" w:type="dxa"/>
            <w:shd w:val="clear" w:color="auto" w:fill="auto"/>
          </w:tcPr>
          <w:p w14:paraId="150842EF" w14:textId="77777777" w:rsidR="00C87DEB" w:rsidRPr="00996D0B" w:rsidRDefault="00C87DEB" w:rsidP="00191C0B">
            <w:pPr>
              <w:snapToGrid w:val="0"/>
              <w:rPr>
                <w:i/>
                <w:sz w:val="16"/>
              </w:rPr>
            </w:pPr>
          </w:p>
        </w:tc>
      </w:tr>
      <w:tr w:rsidR="00C87DEB" w:rsidRPr="00996D0B" w14:paraId="506F13CF" w14:textId="77777777" w:rsidTr="00191C0B">
        <w:trPr>
          <w:trHeight w:val="397"/>
        </w:trPr>
        <w:tc>
          <w:tcPr>
            <w:tcW w:w="2092" w:type="dxa"/>
            <w:shd w:val="clear" w:color="auto" w:fill="auto"/>
            <w:vAlign w:val="bottom"/>
          </w:tcPr>
          <w:p w14:paraId="0A97355D" w14:textId="77777777" w:rsidR="00C87DEB" w:rsidRPr="00996D0B" w:rsidRDefault="00C87DEB" w:rsidP="00191C0B">
            <w:pPr>
              <w:rPr>
                <w:sz w:val="28"/>
                <w:vertAlign w:val="superscript"/>
              </w:rPr>
            </w:pPr>
            <w:r w:rsidRPr="00996D0B">
              <w:rPr>
                <w:sz w:val="28"/>
              </w:rPr>
              <w:t>Консультанты</w:t>
            </w:r>
          </w:p>
        </w:tc>
        <w:tc>
          <w:tcPr>
            <w:tcW w:w="2125" w:type="dxa"/>
            <w:shd w:val="clear" w:color="auto" w:fill="auto"/>
            <w:vAlign w:val="bottom"/>
          </w:tcPr>
          <w:p w14:paraId="65E6DC04" w14:textId="77777777" w:rsidR="00C87DEB" w:rsidRPr="00996D0B" w:rsidRDefault="00C87DEB" w:rsidP="00191C0B">
            <w:pPr>
              <w:snapToGrid w:val="0"/>
              <w:jc w:val="center"/>
              <w:rPr>
                <w:sz w:val="28"/>
                <w:vertAlign w:val="superscript"/>
              </w:rPr>
            </w:pPr>
          </w:p>
        </w:tc>
        <w:tc>
          <w:tcPr>
            <w:tcW w:w="2551" w:type="dxa"/>
            <w:tcBorders>
              <w:bottom w:val="single" w:sz="4" w:space="0" w:color="000000"/>
            </w:tcBorders>
            <w:shd w:val="clear" w:color="auto" w:fill="auto"/>
            <w:vAlign w:val="bottom"/>
          </w:tcPr>
          <w:p w14:paraId="64937E3C" w14:textId="77777777" w:rsidR="00C87DEB" w:rsidRPr="00996D0B" w:rsidRDefault="00C87DEB" w:rsidP="00191C0B">
            <w:pPr>
              <w:snapToGrid w:val="0"/>
              <w:rPr>
                <w:i/>
                <w:sz w:val="28"/>
              </w:rPr>
            </w:pPr>
          </w:p>
        </w:tc>
        <w:tc>
          <w:tcPr>
            <w:tcW w:w="265" w:type="dxa"/>
            <w:shd w:val="clear" w:color="auto" w:fill="auto"/>
          </w:tcPr>
          <w:p w14:paraId="095EBC83" w14:textId="77777777" w:rsidR="00C87DEB" w:rsidRPr="00996D0B" w:rsidRDefault="00C87DEB" w:rsidP="00191C0B">
            <w:pPr>
              <w:snapToGrid w:val="0"/>
              <w:rPr>
                <w:i/>
                <w:sz w:val="28"/>
              </w:rPr>
            </w:pPr>
          </w:p>
        </w:tc>
        <w:tc>
          <w:tcPr>
            <w:tcW w:w="2626" w:type="dxa"/>
            <w:shd w:val="clear" w:color="auto" w:fill="auto"/>
            <w:vAlign w:val="bottom"/>
          </w:tcPr>
          <w:p w14:paraId="1272929C" w14:textId="715C3AA4" w:rsidR="00C87DEB" w:rsidRPr="00996D0B" w:rsidRDefault="00991E97" w:rsidP="00191C0B">
            <w:pPr>
              <w:rPr>
                <w:sz w:val="28"/>
              </w:rPr>
            </w:pPr>
            <w:r w:rsidRPr="00996D0B">
              <w:rPr>
                <w:sz w:val="28"/>
                <w:szCs w:val="28"/>
              </w:rPr>
              <w:t>А.М. Шаторная</w:t>
            </w:r>
          </w:p>
        </w:tc>
      </w:tr>
      <w:tr w:rsidR="00C87DEB" w:rsidRPr="00996D0B" w14:paraId="67BA44A4" w14:textId="77777777" w:rsidTr="00191C0B">
        <w:trPr>
          <w:trHeight w:val="124"/>
        </w:trPr>
        <w:tc>
          <w:tcPr>
            <w:tcW w:w="2092" w:type="dxa"/>
            <w:shd w:val="clear" w:color="auto" w:fill="auto"/>
            <w:vAlign w:val="bottom"/>
          </w:tcPr>
          <w:p w14:paraId="5057BB53" w14:textId="77777777" w:rsidR="00C87DEB" w:rsidRPr="00996D0B" w:rsidRDefault="00C87DEB" w:rsidP="00191C0B">
            <w:pPr>
              <w:snapToGrid w:val="0"/>
              <w:rPr>
                <w:i/>
                <w:sz w:val="28"/>
              </w:rPr>
            </w:pPr>
          </w:p>
        </w:tc>
        <w:tc>
          <w:tcPr>
            <w:tcW w:w="2125" w:type="dxa"/>
            <w:shd w:val="clear" w:color="auto" w:fill="auto"/>
          </w:tcPr>
          <w:p w14:paraId="50BA31CC" w14:textId="3BCF3DA2" w:rsidR="00C87DEB" w:rsidRPr="00996D0B" w:rsidRDefault="00C87DEB" w:rsidP="00191C0B">
            <w:pPr>
              <w:jc w:val="center"/>
              <w:rPr>
                <w:i/>
                <w:vertAlign w:val="superscript"/>
              </w:rPr>
            </w:pPr>
          </w:p>
        </w:tc>
        <w:tc>
          <w:tcPr>
            <w:tcW w:w="2551" w:type="dxa"/>
            <w:tcBorders>
              <w:top w:val="single" w:sz="4" w:space="0" w:color="000000"/>
            </w:tcBorders>
            <w:shd w:val="clear" w:color="auto" w:fill="auto"/>
          </w:tcPr>
          <w:p w14:paraId="1215465D" w14:textId="77777777" w:rsidR="00C87DEB" w:rsidRPr="00996D0B" w:rsidRDefault="00C87DEB" w:rsidP="00191C0B">
            <w:pPr>
              <w:jc w:val="center"/>
              <w:rPr>
                <w:i/>
                <w:sz w:val="28"/>
              </w:rPr>
            </w:pPr>
            <w:r w:rsidRPr="00996D0B">
              <w:rPr>
                <w:i/>
                <w:sz w:val="16"/>
              </w:rPr>
              <w:t>подпись</w:t>
            </w:r>
          </w:p>
        </w:tc>
        <w:tc>
          <w:tcPr>
            <w:tcW w:w="265" w:type="dxa"/>
            <w:shd w:val="clear" w:color="auto" w:fill="auto"/>
          </w:tcPr>
          <w:p w14:paraId="55391CCD" w14:textId="77777777" w:rsidR="00C87DEB" w:rsidRPr="00996D0B" w:rsidRDefault="00C87DEB" w:rsidP="00191C0B">
            <w:pPr>
              <w:snapToGrid w:val="0"/>
              <w:rPr>
                <w:i/>
                <w:sz w:val="28"/>
              </w:rPr>
            </w:pPr>
          </w:p>
        </w:tc>
        <w:tc>
          <w:tcPr>
            <w:tcW w:w="2626" w:type="dxa"/>
            <w:shd w:val="clear" w:color="auto" w:fill="auto"/>
          </w:tcPr>
          <w:p w14:paraId="0B12B519" w14:textId="77777777" w:rsidR="00C87DEB" w:rsidRPr="00996D0B" w:rsidRDefault="00C87DEB" w:rsidP="00191C0B">
            <w:pPr>
              <w:snapToGrid w:val="0"/>
              <w:rPr>
                <w:i/>
                <w:sz w:val="16"/>
              </w:rPr>
            </w:pPr>
          </w:p>
        </w:tc>
      </w:tr>
      <w:tr w:rsidR="00C87DEB" w:rsidRPr="00996D0B" w14:paraId="75F8B4A0" w14:textId="77777777" w:rsidTr="00191C0B">
        <w:trPr>
          <w:trHeight w:val="397"/>
        </w:trPr>
        <w:tc>
          <w:tcPr>
            <w:tcW w:w="2092" w:type="dxa"/>
            <w:shd w:val="clear" w:color="auto" w:fill="auto"/>
            <w:vAlign w:val="bottom"/>
          </w:tcPr>
          <w:p w14:paraId="6FE82922" w14:textId="77777777" w:rsidR="00C87DEB" w:rsidRPr="00996D0B" w:rsidRDefault="00C87DEB" w:rsidP="00191C0B">
            <w:pPr>
              <w:snapToGrid w:val="0"/>
              <w:rPr>
                <w:i/>
                <w:sz w:val="28"/>
              </w:rPr>
            </w:pPr>
          </w:p>
        </w:tc>
        <w:tc>
          <w:tcPr>
            <w:tcW w:w="2125" w:type="dxa"/>
            <w:shd w:val="clear" w:color="auto" w:fill="auto"/>
            <w:vAlign w:val="bottom"/>
          </w:tcPr>
          <w:p w14:paraId="387EEA39" w14:textId="77777777" w:rsidR="00C87DEB" w:rsidRPr="00996D0B" w:rsidRDefault="00C87DEB" w:rsidP="00191C0B">
            <w:pPr>
              <w:snapToGrid w:val="0"/>
              <w:jc w:val="center"/>
              <w:rPr>
                <w:sz w:val="28"/>
                <w:vertAlign w:val="superscript"/>
              </w:rPr>
            </w:pPr>
          </w:p>
        </w:tc>
        <w:tc>
          <w:tcPr>
            <w:tcW w:w="2551" w:type="dxa"/>
            <w:tcBorders>
              <w:bottom w:val="single" w:sz="4" w:space="0" w:color="000000"/>
            </w:tcBorders>
            <w:shd w:val="clear" w:color="auto" w:fill="auto"/>
            <w:vAlign w:val="bottom"/>
          </w:tcPr>
          <w:p w14:paraId="77EC63B2" w14:textId="77777777" w:rsidR="00C87DEB" w:rsidRPr="00996D0B" w:rsidRDefault="00C87DEB" w:rsidP="00191C0B">
            <w:pPr>
              <w:snapToGrid w:val="0"/>
              <w:rPr>
                <w:i/>
                <w:sz w:val="28"/>
                <w:vertAlign w:val="superscript"/>
              </w:rPr>
            </w:pPr>
          </w:p>
        </w:tc>
        <w:tc>
          <w:tcPr>
            <w:tcW w:w="265" w:type="dxa"/>
            <w:shd w:val="clear" w:color="auto" w:fill="auto"/>
          </w:tcPr>
          <w:p w14:paraId="42B99F72" w14:textId="77777777" w:rsidR="00C87DEB" w:rsidRPr="00996D0B" w:rsidRDefault="00C87DEB" w:rsidP="00191C0B">
            <w:pPr>
              <w:snapToGrid w:val="0"/>
              <w:rPr>
                <w:i/>
                <w:sz w:val="28"/>
              </w:rPr>
            </w:pPr>
          </w:p>
        </w:tc>
        <w:tc>
          <w:tcPr>
            <w:tcW w:w="2626" w:type="dxa"/>
            <w:shd w:val="clear" w:color="auto" w:fill="auto"/>
            <w:vAlign w:val="bottom"/>
          </w:tcPr>
          <w:p w14:paraId="6626B4F3" w14:textId="77777777" w:rsidR="00C87DEB" w:rsidRPr="00996D0B" w:rsidRDefault="00C87DEB" w:rsidP="00191C0B">
            <w:pPr>
              <w:rPr>
                <w:sz w:val="28"/>
              </w:rPr>
            </w:pPr>
            <w:r w:rsidRPr="00996D0B">
              <w:rPr>
                <w:sz w:val="28"/>
                <w:szCs w:val="28"/>
                <w:highlight w:val="yellow"/>
              </w:rPr>
              <w:t>И.И. Иванов</w:t>
            </w:r>
          </w:p>
        </w:tc>
      </w:tr>
      <w:tr w:rsidR="00C87DEB" w:rsidRPr="00996D0B" w14:paraId="4A740457" w14:textId="77777777" w:rsidTr="00191C0B">
        <w:trPr>
          <w:trHeight w:val="124"/>
        </w:trPr>
        <w:tc>
          <w:tcPr>
            <w:tcW w:w="2092" w:type="dxa"/>
            <w:shd w:val="clear" w:color="auto" w:fill="auto"/>
            <w:vAlign w:val="bottom"/>
          </w:tcPr>
          <w:p w14:paraId="613662F9" w14:textId="77777777" w:rsidR="00C87DEB" w:rsidRPr="00996D0B" w:rsidRDefault="00C87DEB" w:rsidP="00191C0B">
            <w:pPr>
              <w:snapToGrid w:val="0"/>
              <w:rPr>
                <w:i/>
                <w:sz w:val="28"/>
              </w:rPr>
            </w:pPr>
          </w:p>
        </w:tc>
        <w:tc>
          <w:tcPr>
            <w:tcW w:w="2125" w:type="dxa"/>
            <w:shd w:val="clear" w:color="auto" w:fill="auto"/>
          </w:tcPr>
          <w:p w14:paraId="7E7FC63E" w14:textId="77777777" w:rsidR="00C87DEB" w:rsidRPr="00996D0B" w:rsidRDefault="00C87DEB" w:rsidP="00191C0B">
            <w:pPr>
              <w:jc w:val="center"/>
              <w:rPr>
                <w:i/>
                <w:vertAlign w:val="superscript"/>
              </w:rPr>
            </w:pPr>
            <w:r w:rsidRPr="00996D0B">
              <w:rPr>
                <w:i/>
                <w:vertAlign w:val="superscript"/>
              </w:rPr>
              <w:t>(Уч. степень, уч. звание)</w:t>
            </w:r>
          </w:p>
        </w:tc>
        <w:tc>
          <w:tcPr>
            <w:tcW w:w="2551" w:type="dxa"/>
            <w:tcBorders>
              <w:top w:val="single" w:sz="4" w:space="0" w:color="000000"/>
            </w:tcBorders>
            <w:shd w:val="clear" w:color="auto" w:fill="auto"/>
          </w:tcPr>
          <w:p w14:paraId="06E525EC" w14:textId="77777777" w:rsidR="00C87DEB" w:rsidRPr="00996D0B" w:rsidRDefault="00C87DEB" w:rsidP="00191C0B">
            <w:pPr>
              <w:jc w:val="center"/>
              <w:rPr>
                <w:i/>
                <w:sz w:val="28"/>
              </w:rPr>
            </w:pPr>
            <w:r w:rsidRPr="00996D0B">
              <w:rPr>
                <w:i/>
                <w:sz w:val="16"/>
              </w:rPr>
              <w:t>подпись</w:t>
            </w:r>
          </w:p>
        </w:tc>
        <w:tc>
          <w:tcPr>
            <w:tcW w:w="265" w:type="dxa"/>
            <w:shd w:val="clear" w:color="auto" w:fill="auto"/>
          </w:tcPr>
          <w:p w14:paraId="1FEC89B5" w14:textId="77777777" w:rsidR="00C87DEB" w:rsidRPr="00996D0B" w:rsidRDefault="00C87DEB" w:rsidP="00191C0B">
            <w:pPr>
              <w:snapToGrid w:val="0"/>
              <w:rPr>
                <w:i/>
                <w:sz w:val="28"/>
              </w:rPr>
            </w:pPr>
          </w:p>
        </w:tc>
        <w:tc>
          <w:tcPr>
            <w:tcW w:w="2626" w:type="dxa"/>
            <w:shd w:val="clear" w:color="auto" w:fill="auto"/>
          </w:tcPr>
          <w:p w14:paraId="506B965B" w14:textId="77777777" w:rsidR="00C87DEB" w:rsidRPr="00996D0B" w:rsidRDefault="00C87DEB" w:rsidP="00191C0B">
            <w:pPr>
              <w:snapToGrid w:val="0"/>
              <w:rPr>
                <w:i/>
                <w:sz w:val="16"/>
              </w:rPr>
            </w:pPr>
          </w:p>
        </w:tc>
      </w:tr>
      <w:tr w:rsidR="00C87DEB" w:rsidRPr="00996D0B" w14:paraId="62B5FC2B" w14:textId="77777777" w:rsidTr="00191C0B">
        <w:trPr>
          <w:trHeight w:val="397"/>
        </w:trPr>
        <w:tc>
          <w:tcPr>
            <w:tcW w:w="2092" w:type="dxa"/>
            <w:shd w:val="clear" w:color="auto" w:fill="auto"/>
            <w:vAlign w:val="bottom"/>
          </w:tcPr>
          <w:p w14:paraId="5FD74AEE" w14:textId="77777777" w:rsidR="00C87DEB" w:rsidRPr="00996D0B" w:rsidRDefault="00C87DEB" w:rsidP="00191C0B">
            <w:pPr>
              <w:snapToGrid w:val="0"/>
              <w:rPr>
                <w:i/>
                <w:sz w:val="28"/>
              </w:rPr>
            </w:pPr>
          </w:p>
        </w:tc>
        <w:tc>
          <w:tcPr>
            <w:tcW w:w="2125" w:type="dxa"/>
            <w:shd w:val="clear" w:color="auto" w:fill="auto"/>
            <w:vAlign w:val="bottom"/>
          </w:tcPr>
          <w:p w14:paraId="616277AE" w14:textId="77777777" w:rsidR="00C87DEB" w:rsidRPr="00996D0B" w:rsidRDefault="00C87DEB" w:rsidP="00191C0B">
            <w:pPr>
              <w:snapToGrid w:val="0"/>
              <w:jc w:val="center"/>
              <w:rPr>
                <w:sz w:val="28"/>
                <w:vertAlign w:val="superscript"/>
              </w:rPr>
            </w:pPr>
          </w:p>
        </w:tc>
        <w:tc>
          <w:tcPr>
            <w:tcW w:w="2551" w:type="dxa"/>
            <w:tcBorders>
              <w:bottom w:val="single" w:sz="4" w:space="0" w:color="000000"/>
            </w:tcBorders>
            <w:shd w:val="clear" w:color="auto" w:fill="auto"/>
          </w:tcPr>
          <w:p w14:paraId="19964BA5" w14:textId="77777777" w:rsidR="00C87DEB" w:rsidRPr="00996D0B" w:rsidRDefault="00C87DEB" w:rsidP="00191C0B">
            <w:pPr>
              <w:snapToGrid w:val="0"/>
              <w:jc w:val="center"/>
              <w:rPr>
                <w:i/>
                <w:sz w:val="16"/>
                <w:vertAlign w:val="superscript"/>
              </w:rPr>
            </w:pPr>
          </w:p>
        </w:tc>
        <w:tc>
          <w:tcPr>
            <w:tcW w:w="265" w:type="dxa"/>
            <w:shd w:val="clear" w:color="auto" w:fill="auto"/>
          </w:tcPr>
          <w:p w14:paraId="35E0AEF7" w14:textId="77777777" w:rsidR="00C87DEB" w:rsidRPr="00996D0B" w:rsidRDefault="00C87DEB" w:rsidP="00191C0B">
            <w:pPr>
              <w:snapToGrid w:val="0"/>
              <w:rPr>
                <w:i/>
                <w:sz w:val="28"/>
              </w:rPr>
            </w:pPr>
          </w:p>
        </w:tc>
        <w:tc>
          <w:tcPr>
            <w:tcW w:w="2626" w:type="dxa"/>
            <w:shd w:val="clear" w:color="auto" w:fill="auto"/>
            <w:vAlign w:val="bottom"/>
          </w:tcPr>
          <w:p w14:paraId="07A51226" w14:textId="77777777" w:rsidR="00C87DEB" w:rsidRPr="00996D0B" w:rsidRDefault="00C87DEB" w:rsidP="00191C0B">
            <w:pPr>
              <w:rPr>
                <w:sz w:val="16"/>
              </w:rPr>
            </w:pPr>
            <w:r w:rsidRPr="00996D0B">
              <w:rPr>
                <w:sz w:val="28"/>
                <w:szCs w:val="28"/>
                <w:highlight w:val="yellow"/>
              </w:rPr>
              <w:t>И.И. Иванов</w:t>
            </w:r>
          </w:p>
        </w:tc>
      </w:tr>
      <w:tr w:rsidR="00C87DEB" w:rsidRPr="00996D0B" w14:paraId="07A7510D" w14:textId="77777777" w:rsidTr="00191C0B">
        <w:trPr>
          <w:trHeight w:val="124"/>
        </w:trPr>
        <w:tc>
          <w:tcPr>
            <w:tcW w:w="2092" w:type="dxa"/>
            <w:shd w:val="clear" w:color="auto" w:fill="auto"/>
            <w:vAlign w:val="bottom"/>
          </w:tcPr>
          <w:p w14:paraId="7A97D895" w14:textId="77777777" w:rsidR="00C87DEB" w:rsidRPr="00996D0B" w:rsidRDefault="00C87DEB" w:rsidP="00191C0B">
            <w:pPr>
              <w:snapToGrid w:val="0"/>
              <w:rPr>
                <w:i/>
                <w:sz w:val="28"/>
              </w:rPr>
            </w:pPr>
          </w:p>
        </w:tc>
        <w:tc>
          <w:tcPr>
            <w:tcW w:w="2125" w:type="dxa"/>
            <w:shd w:val="clear" w:color="auto" w:fill="auto"/>
          </w:tcPr>
          <w:p w14:paraId="2E5CB99A" w14:textId="77777777" w:rsidR="00C87DEB" w:rsidRPr="00996D0B" w:rsidRDefault="00C87DEB" w:rsidP="00191C0B">
            <w:pPr>
              <w:jc w:val="center"/>
              <w:rPr>
                <w:i/>
                <w:vertAlign w:val="superscript"/>
              </w:rPr>
            </w:pPr>
            <w:r w:rsidRPr="00996D0B">
              <w:rPr>
                <w:i/>
                <w:vertAlign w:val="superscript"/>
              </w:rPr>
              <w:t>(Уч. степень, уч. звание)</w:t>
            </w:r>
          </w:p>
        </w:tc>
        <w:tc>
          <w:tcPr>
            <w:tcW w:w="2551" w:type="dxa"/>
            <w:tcBorders>
              <w:top w:val="single" w:sz="4" w:space="0" w:color="000000"/>
            </w:tcBorders>
            <w:shd w:val="clear" w:color="auto" w:fill="auto"/>
          </w:tcPr>
          <w:p w14:paraId="36490AF5" w14:textId="77777777" w:rsidR="00C87DEB" w:rsidRPr="00996D0B" w:rsidRDefault="00C87DEB" w:rsidP="00191C0B">
            <w:pPr>
              <w:jc w:val="center"/>
              <w:rPr>
                <w:i/>
                <w:sz w:val="16"/>
              </w:rPr>
            </w:pPr>
            <w:r w:rsidRPr="00996D0B">
              <w:rPr>
                <w:i/>
                <w:sz w:val="16"/>
              </w:rPr>
              <w:t>подпись</w:t>
            </w:r>
          </w:p>
        </w:tc>
        <w:tc>
          <w:tcPr>
            <w:tcW w:w="265" w:type="dxa"/>
            <w:shd w:val="clear" w:color="auto" w:fill="auto"/>
          </w:tcPr>
          <w:p w14:paraId="2B3633D2" w14:textId="77777777" w:rsidR="00C87DEB" w:rsidRPr="00996D0B" w:rsidRDefault="00C87DEB" w:rsidP="00191C0B">
            <w:pPr>
              <w:snapToGrid w:val="0"/>
              <w:rPr>
                <w:i/>
                <w:sz w:val="28"/>
              </w:rPr>
            </w:pPr>
          </w:p>
        </w:tc>
        <w:tc>
          <w:tcPr>
            <w:tcW w:w="2626" w:type="dxa"/>
            <w:shd w:val="clear" w:color="auto" w:fill="auto"/>
          </w:tcPr>
          <w:p w14:paraId="596EB875" w14:textId="77777777" w:rsidR="00C87DEB" w:rsidRPr="00996D0B" w:rsidRDefault="00C87DEB" w:rsidP="00191C0B">
            <w:pPr>
              <w:snapToGrid w:val="0"/>
              <w:rPr>
                <w:i/>
                <w:sz w:val="16"/>
              </w:rPr>
            </w:pPr>
          </w:p>
        </w:tc>
      </w:tr>
    </w:tbl>
    <w:p w14:paraId="38DD0C75" w14:textId="77777777" w:rsidR="00C87DEB" w:rsidRPr="00996D0B" w:rsidRDefault="00C87DEB" w:rsidP="00C87DEB">
      <w:pPr>
        <w:spacing w:line="336" w:lineRule="auto"/>
        <w:jc w:val="center"/>
        <w:rPr>
          <w:bCs/>
          <w:sz w:val="28"/>
          <w:szCs w:val="28"/>
        </w:rPr>
      </w:pPr>
    </w:p>
    <w:p w14:paraId="1333A8D7" w14:textId="77777777" w:rsidR="00C87DEB" w:rsidRPr="00996D0B" w:rsidRDefault="00C87DEB" w:rsidP="00C87DEB">
      <w:pPr>
        <w:spacing w:line="336" w:lineRule="auto"/>
        <w:jc w:val="center"/>
        <w:rPr>
          <w:bCs/>
          <w:sz w:val="28"/>
          <w:szCs w:val="28"/>
        </w:rPr>
      </w:pPr>
    </w:p>
    <w:p w14:paraId="3FE10CC2" w14:textId="77777777" w:rsidR="00C87DEB" w:rsidRPr="00996D0B" w:rsidRDefault="00C87DEB" w:rsidP="00C87DEB">
      <w:pPr>
        <w:spacing w:line="336" w:lineRule="auto"/>
        <w:jc w:val="center"/>
        <w:rPr>
          <w:bCs/>
          <w:sz w:val="28"/>
          <w:szCs w:val="28"/>
        </w:rPr>
      </w:pPr>
      <w:r w:rsidRPr="00996D0B">
        <w:rPr>
          <w:bCs/>
          <w:sz w:val="28"/>
          <w:szCs w:val="28"/>
        </w:rPr>
        <w:t>Санкт-Петербург</w:t>
      </w:r>
    </w:p>
    <w:p w14:paraId="37B34159" w14:textId="683C1A5E" w:rsidR="00C87DEB" w:rsidRPr="00970702" w:rsidRDefault="00C87DEB" w:rsidP="00C87DEB">
      <w:pPr>
        <w:spacing w:line="336" w:lineRule="auto"/>
        <w:jc w:val="center"/>
        <w:rPr>
          <w:b/>
          <w:caps/>
          <w:sz w:val="28"/>
          <w:szCs w:val="28"/>
          <w:highlight w:val="yellow"/>
        </w:rPr>
      </w:pPr>
      <w:r w:rsidRPr="00996D0B">
        <w:rPr>
          <w:bCs/>
          <w:sz w:val="28"/>
          <w:szCs w:val="28"/>
        </w:rPr>
        <w:t>20</w:t>
      </w:r>
      <w:r w:rsidR="00996D0B" w:rsidRPr="00996D0B">
        <w:rPr>
          <w:bCs/>
          <w:sz w:val="28"/>
          <w:szCs w:val="28"/>
        </w:rPr>
        <w:t>24</w:t>
      </w:r>
      <w:r w:rsidRPr="00970702">
        <w:br w:type="page"/>
      </w:r>
    </w:p>
    <w:p w14:paraId="72DEC91F" w14:textId="77777777" w:rsidR="00C87DEB" w:rsidRPr="00C43D5D" w:rsidRDefault="00C87DEB" w:rsidP="00C87DEB">
      <w:pPr>
        <w:spacing w:line="336" w:lineRule="auto"/>
        <w:jc w:val="center"/>
        <w:rPr>
          <w:b/>
          <w:caps/>
          <w:sz w:val="28"/>
          <w:szCs w:val="28"/>
        </w:rPr>
      </w:pPr>
      <w:r w:rsidRPr="00C43D5D">
        <w:rPr>
          <w:b/>
          <w:caps/>
          <w:sz w:val="28"/>
          <w:szCs w:val="28"/>
        </w:rPr>
        <w:lastRenderedPageBreak/>
        <w:t>ЗАДАНИЕ</w:t>
      </w:r>
    </w:p>
    <w:p w14:paraId="67D6A9A3" w14:textId="77777777" w:rsidR="00C87DEB" w:rsidRPr="00C43D5D" w:rsidRDefault="00C87DEB" w:rsidP="00C87DEB">
      <w:pPr>
        <w:spacing w:line="360" w:lineRule="auto"/>
        <w:jc w:val="center"/>
      </w:pPr>
      <w:r w:rsidRPr="00C43D5D">
        <w:rPr>
          <w:b/>
          <w:caps/>
          <w:sz w:val="28"/>
          <w:szCs w:val="28"/>
        </w:rPr>
        <w:t>на выпускную квалификационную работу</w:t>
      </w:r>
    </w:p>
    <w:p w14:paraId="3136CA53" w14:textId="77777777" w:rsidR="00C87DEB" w:rsidRPr="00C43D5D" w:rsidRDefault="00C87DEB" w:rsidP="00C87DEB">
      <w:pPr>
        <w:spacing w:line="360" w:lineRule="auto"/>
        <w:jc w:val="center"/>
        <w:rPr>
          <w:b/>
          <w:caps/>
          <w:sz w:val="28"/>
          <w:szCs w:val="28"/>
        </w:rPr>
      </w:pPr>
    </w:p>
    <w:tbl>
      <w:tblPr>
        <w:tblW w:w="9464" w:type="dxa"/>
        <w:tblInd w:w="-108" w:type="dxa"/>
        <w:tblLook w:val="0000" w:firstRow="0" w:lastRow="0" w:firstColumn="0" w:lastColumn="0" w:noHBand="0" w:noVBand="0"/>
      </w:tblPr>
      <w:tblGrid>
        <w:gridCol w:w="3417"/>
        <w:gridCol w:w="6047"/>
      </w:tblGrid>
      <w:tr w:rsidR="00C43D5D" w:rsidRPr="00C43D5D" w14:paraId="2EA219CB" w14:textId="77777777" w:rsidTr="00C43D5D">
        <w:tc>
          <w:tcPr>
            <w:tcW w:w="3417" w:type="dxa"/>
            <w:shd w:val="clear" w:color="auto" w:fill="auto"/>
          </w:tcPr>
          <w:p w14:paraId="1DFCB283" w14:textId="77777777" w:rsidR="00C87DEB" w:rsidRPr="00C43D5D" w:rsidRDefault="00C87DEB" w:rsidP="00191C0B">
            <w:pPr>
              <w:snapToGrid w:val="0"/>
              <w:spacing w:line="360" w:lineRule="auto"/>
              <w:jc w:val="center"/>
              <w:rPr>
                <w:b/>
                <w:caps/>
                <w:sz w:val="28"/>
                <w:szCs w:val="28"/>
              </w:rPr>
            </w:pPr>
          </w:p>
        </w:tc>
        <w:tc>
          <w:tcPr>
            <w:tcW w:w="6046" w:type="dxa"/>
            <w:shd w:val="clear" w:color="auto" w:fill="auto"/>
          </w:tcPr>
          <w:p w14:paraId="025915B3" w14:textId="77777777" w:rsidR="00C87DEB" w:rsidRPr="00C43D5D" w:rsidRDefault="00C87DEB" w:rsidP="00191C0B">
            <w:pPr>
              <w:spacing w:line="360" w:lineRule="auto"/>
              <w:jc w:val="right"/>
              <w:rPr>
                <w:sz w:val="28"/>
                <w:szCs w:val="28"/>
              </w:rPr>
            </w:pPr>
            <w:r w:rsidRPr="00C43D5D">
              <w:rPr>
                <w:sz w:val="28"/>
                <w:szCs w:val="28"/>
              </w:rPr>
              <w:t>Утверждаю</w:t>
            </w:r>
          </w:p>
        </w:tc>
      </w:tr>
      <w:tr w:rsidR="00C43D5D" w:rsidRPr="00C43D5D" w14:paraId="316CEC50" w14:textId="77777777" w:rsidTr="00C43D5D">
        <w:tc>
          <w:tcPr>
            <w:tcW w:w="3417" w:type="dxa"/>
            <w:shd w:val="clear" w:color="auto" w:fill="auto"/>
          </w:tcPr>
          <w:p w14:paraId="1BC44935" w14:textId="77777777" w:rsidR="00C87DEB" w:rsidRPr="00C43D5D" w:rsidRDefault="00C87DEB" w:rsidP="00191C0B">
            <w:pPr>
              <w:snapToGrid w:val="0"/>
              <w:spacing w:line="360" w:lineRule="auto"/>
              <w:jc w:val="center"/>
              <w:rPr>
                <w:b/>
                <w:caps/>
                <w:sz w:val="28"/>
                <w:szCs w:val="28"/>
              </w:rPr>
            </w:pPr>
          </w:p>
        </w:tc>
        <w:tc>
          <w:tcPr>
            <w:tcW w:w="6046" w:type="dxa"/>
            <w:shd w:val="clear" w:color="auto" w:fill="auto"/>
          </w:tcPr>
          <w:p w14:paraId="5439332B" w14:textId="534E2845" w:rsidR="00C87DEB" w:rsidRPr="00C43D5D" w:rsidRDefault="00C87DEB" w:rsidP="00996D0B">
            <w:pPr>
              <w:spacing w:line="360" w:lineRule="auto"/>
              <w:jc w:val="right"/>
              <w:rPr>
                <w:sz w:val="28"/>
                <w:szCs w:val="28"/>
              </w:rPr>
            </w:pPr>
            <w:r w:rsidRPr="00C43D5D">
              <w:rPr>
                <w:sz w:val="28"/>
                <w:szCs w:val="28"/>
              </w:rPr>
              <w:t xml:space="preserve">Зав. кафедрой </w:t>
            </w:r>
            <w:r w:rsidR="00996D0B" w:rsidRPr="00C43D5D">
              <w:rPr>
                <w:sz w:val="28"/>
                <w:szCs w:val="28"/>
              </w:rPr>
              <w:t>МО ЭВМ</w:t>
            </w:r>
          </w:p>
        </w:tc>
      </w:tr>
      <w:tr w:rsidR="00C43D5D" w:rsidRPr="00C43D5D" w14:paraId="42D39DDC" w14:textId="77777777" w:rsidTr="00C43D5D">
        <w:tc>
          <w:tcPr>
            <w:tcW w:w="3417" w:type="dxa"/>
            <w:shd w:val="clear" w:color="auto" w:fill="auto"/>
          </w:tcPr>
          <w:p w14:paraId="3AB27DEC" w14:textId="77777777" w:rsidR="00C87DEB" w:rsidRPr="00C43D5D" w:rsidRDefault="00C87DEB" w:rsidP="00191C0B">
            <w:pPr>
              <w:snapToGrid w:val="0"/>
              <w:spacing w:line="360" w:lineRule="auto"/>
              <w:jc w:val="center"/>
              <w:rPr>
                <w:b/>
                <w:caps/>
                <w:sz w:val="28"/>
                <w:szCs w:val="28"/>
              </w:rPr>
            </w:pPr>
          </w:p>
        </w:tc>
        <w:tc>
          <w:tcPr>
            <w:tcW w:w="6046" w:type="dxa"/>
            <w:shd w:val="clear" w:color="auto" w:fill="auto"/>
          </w:tcPr>
          <w:p w14:paraId="6C959DCC" w14:textId="52304AFF" w:rsidR="00C87DEB" w:rsidRPr="00C43D5D" w:rsidRDefault="00C87DEB" w:rsidP="00996D0B">
            <w:pPr>
              <w:spacing w:line="360" w:lineRule="auto"/>
              <w:jc w:val="right"/>
              <w:rPr>
                <w:sz w:val="28"/>
                <w:szCs w:val="28"/>
              </w:rPr>
            </w:pPr>
            <w:r w:rsidRPr="00C43D5D">
              <w:rPr>
                <w:sz w:val="28"/>
                <w:szCs w:val="28"/>
              </w:rPr>
              <w:t xml:space="preserve">____________ </w:t>
            </w:r>
            <w:r w:rsidR="00996D0B" w:rsidRPr="00C43D5D">
              <w:rPr>
                <w:sz w:val="28"/>
                <w:szCs w:val="28"/>
              </w:rPr>
              <w:t xml:space="preserve">А.А. </w:t>
            </w:r>
            <w:proofErr w:type="spellStart"/>
            <w:r w:rsidR="00996D0B" w:rsidRPr="00C43D5D">
              <w:rPr>
                <w:sz w:val="28"/>
                <w:szCs w:val="28"/>
              </w:rPr>
              <w:t>Лисс</w:t>
            </w:r>
            <w:proofErr w:type="spellEnd"/>
          </w:p>
        </w:tc>
      </w:tr>
      <w:tr w:rsidR="00C43D5D" w:rsidRPr="00C43D5D" w14:paraId="16FED4F3" w14:textId="77777777" w:rsidTr="00C43D5D">
        <w:tc>
          <w:tcPr>
            <w:tcW w:w="3417" w:type="dxa"/>
            <w:shd w:val="clear" w:color="auto" w:fill="auto"/>
          </w:tcPr>
          <w:p w14:paraId="4B5BD969" w14:textId="77777777" w:rsidR="00C87DEB" w:rsidRPr="00C43D5D" w:rsidRDefault="00C87DEB" w:rsidP="00191C0B">
            <w:pPr>
              <w:snapToGrid w:val="0"/>
              <w:spacing w:line="360" w:lineRule="auto"/>
              <w:jc w:val="center"/>
              <w:rPr>
                <w:b/>
                <w:caps/>
                <w:sz w:val="28"/>
                <w:szCs w:val="28"/>
              </w:rPr>
            </w:pPr>
          </w:p>
        </w:tc>
        <w:tc>
          <w:tcPr>
            <w:tcW w:w="6046" w:type="dxa"/>
            <w:shd w:val="clear" w:color="auto" w:fill="auto"/>
          </w:tcPr>
          <w:p w14:paraId="1DB07ED8" w14:textId="77777777" w:rsidR="00C87DEB" w:rsidRPr="00C43D5D" w:rsidRDefault="00C87DEB" w:rsidP="00191C0B">
            <w:pPr>
              <w:spacing w:line="360" w:lineRule="auto"/>
              <w:jc w:val="right"/>
              <w:rPr>
                <w:sz w:val="28"/>
                <w:szCs w:val="28"/>
              </w:rPr>
            </w:pPr>
            <w:r w:rsidRPr="00C43D5D">
              <w:rPr>
                <w:sz w:val="28"/>
                <w:szCs w:val="28"/>
              </w:rPr>
              <w:t>«___»______________20___ г.</w:t>
            </w:r>
          </w:p>
        </w:tc>
      </w:tr>
    </w:tbl>
    <w:p w14:paraId="493C35C2" w14:textId="77777777" w:rsidR="00C87DEB" w:rsidRPr="00C43D5D" w:rsidRDefault="00C87DEB" w:rsidP="00C87DEB">
      <w:pPr>
        <w:spacing w:line="360" w:lineRule="auto"/>
        <w:jc w:val="center"/>
        <w:rPr>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C43D5D" w:rsidRPr="00C43D5D" w14:paraId="62088D55" w14:textId="77777777" w:rsidTr="00C43D5D">
        <w:trPr>
          <w:trHeight w:val="567"/>
        </w:trPr>
        <w:tc>
          <w:tcPr>
            <w:tcW w:w="1780" w:type="dxa"/>
            <w:shd w:val="clear" w:color="auto" w:fill="auto"/>
            <w:vAlign w:val="center"/>
          </w:tcPr>
          <w:p w14:paraId="25E73842" w14:textId="77777777" w:rsidR="00C87DEB" w:rsidRPr="00C43D5D" w:rsidRDefault="00C87DEB" w:rsidP="00191C0B">
            <w:pPr>
              <w:rPr>
                <w:sz w:val="28"/>
                <w:szCs w:val="28"/>
              </w:rPr>
            </w:pPr>
            <w:r w:rsidRPr="00C43D5D">
              <w:rPr>
                <w:sz w:val="28"/>
                <w:szCs w:val="28"/>
              </w:rPr>
              <w:t>Студент</w:t>
            </w:r>
          </w:p>
        </w:tc>
        <w:tc>
          <w:tcPr>
            <w:tcW w:w="5580" w:type="dxa"/>
            <w:gridSpan w:val="4"/>
            <w:shd w:val="clear" w:color="auto" w:fill="auto"/>
            <w:vAlign w:val="center"/>
          </w:tcPr>
          <w:p w14:paraId="3265FB38" w14:textId="6FEC2920" w:rsidR="00C87DEB" w:rsidRPr="00C43D5D" w:rsidRDefault="00996D0B" w:rsidP="00191C0B">
            <w:pPr>
              <w:rPr>
                <w:i/>
                <w:sz w:val="28"/>
                <w:szCs w:val="28"/>
              </w:rPr>
            </w:pPr>
            <w:r w:rsidRPr="00C43D5D">
              <w:rPr>
                <w:sz w:val="28"/>
                <w:szCs w:val="28"/>
              </w:rPr>
              <w:t>Бочаров Ф.Д.</w:t>
            </w:r>
          </w:p>
        </w:tc>
        <w:tc>
          <w:tcPr>
            <w:tcW w:w="244" w:type="dxa"/>
            <w:shd w:val="clear" w:color="auto" w:fill="auto"/>
            <w:vAlign w:val="center"/>
          </w:tcPr>
          <w:p w14:paraId="0D635283" w14:textId="77777777" w:rsidR="00C87DEB" w:rsidRPr="00C43D5D" w:rsidRDefault="00C87DEB" w:rsidP="00191C0B">
            <w:pPr>
              <w:snapToGrid w:val="0"/>
              <w:rPr>
                <w:i/>
                <w:sz w:val="28"/>
                <w:szCs w:val="28"/>
              </w:rPr>
            </w:pPr>
          </w:p>
        </w:tc>
        <w:tc>
          <w:tcPr>
            <w:tcW w:w="1082" w:type="dxa"/>
            <w:shd w:val="clear" w:color="auto" w:fill="auto"/>
            <w:vAlign w:val="center"/>
          </w:tcPr>
          <w:p w14:paraId="366123C9" w14:textId="77777777" w:rsidR="00C87DEB" w:rsidRPr="00C43D5D" w:rsidRDefault="00C87DEB" w:rsidP="00191C0B">
            <w:pPr>
              <w:rPr>
                <w:sz w:val="28"/>
                <w:szCs w:val="28"/>
              </w:rPr>
            </w:pPr>
            <w:r w:rsidRPr="00C43D5D">
              <w:rPr>
                <w:sz w:val="28"/>
                <w:szCs w:val="28"/>
              </w:rPr>
              <w:t>Группа</w:t>
            </w:r>
          </w:p>
        </w:tc>
        <w:tc>
          <w:tcPr>
            <w:tcW w:w="778" w:type="dxa"/>
            <w:gridSpan w:val="2"/>
            <w:shd w:val="clear" w:color="auto" w:fill="auto"/>
            <w:vAlign w:val="center"/>
          </w:tcPr>
          <w:p w14:paraId="47A6B8B3" w14:textId="42645E48" w:rsidR="00C87DEB" w:rsidRPr="00C43D5D" w:rsidRDefault="00996D0B" w:rsidP="00191C0B">
            <w:pPr>
              <w:rPr>
                <w:b/>
                <w:sz w:val="28"/>
                <w:szCs w:val="28"/>
              </w:rPr>
            </w:pPr>
            <w:r w:rsidRPr="00C43D5D">
              <w:rPr>
                <w:sz w:val="28"/>
                <w:szCs w:val="28"/>
              </w:rPr>
              <w:t>8303</w:t>
            </w:r>
          </w:p>
        </w:tc>
      </w:tr>
      <w:tr w:rsidR="00C43D5D" w:rsidRPr="00C43D5D" w14:paraId="3D5382D3" w14:textId="77777777" w:rsidTr="00C43D5D">
        <w:trPr>
          <w:trHeight w:val="563"/>
        </w:trPr>
        <w:tc>
          <w:tcPr>
            <w:tcW w:w="9464" w:type="dxa"/>
            <w:gridSpan w:val="9"/>
            <w:shd w:val="clear" w:color="auto" w:fill="auto"/>
          </w:tcPr>
          <w:p w14:paraId="7D22DBB4" w14:textId="315E10ED" w:rsidR="00C87DEB" w:rsidRPr="00C43D5D" w:rsidRDefault="00C87DEB" w:rsidP="00996D0B">
            <w:pPr>
              <w:spacing w:line="360" w:lineRule="auto"/>
              <w:rPr>
                <w:sz w:val="28"/>
                <w:szCs w:val="28"/>
              </w:rPr>
            </w:pPr>
            <w:r w:rsidRPr="00C43D5D">
              <w:rPr>
                <w:sz w:val="28"/>
                <w:szCs w:val="28"/>
              </w:rPr>
              <w:t xml:space="preserve">Тема работы: </w:t>
            </w:r>
            <w:r w:rsidR="00996D0B" w:rsidRPr="00C43D5D">
              <w:rPr>
                <w:sz w:val="28"/>
                <w:szCs w:val="28"/>
              </w:rPr>
              <w:t>Проектирование и разработка программного обеспечения системы внешних связей ЦВК ГАС на отечественных вычислительных средствах</w:t>
            </w:r>
            <w:r w:rsidR="00C43D5D">
              <w:rPr>
                <w:sz w:val="28"/>
                <w:szCs w:val="28"/>
              </w:rPr>
              <w:t>.</w:t>
            </w:r>
          </w:p>
        </w:tc>
      </w:tr>
      <w:tr w:rsidR="00C43D5D" w:rsidRPr="00C43D5D" w14:paraId="5E82EA60" w14:textId="77777777" w:rsidTr="00C43D5D">
        <w:trPr>
          <w:trHeight w:val="557"/>
        </w:trPr>
        <w:tc>
          <w:tcPr>
            <w:tcW w:w="9464" w:type="dxa"/>
            <w:gridSpan w:val="9"/>
            <w:shd w:val="clear" w:color="auto" w:fill="auto"/>
          </w:tcPr>
          <w:p w14:paraId="47CEAB00" w14:textId="09D4AD8F" w:rsidR="00C87DEB" w:rsidRPr="00C43D5D" w:rsidRDefault="00C87DEB" w:rsidP="00996D0B">
            <w:pPr>
              <w:spacing w:line="360" w:lineRule="auto"/>
              <w:rPr>
                <w:sz w:val="28"/>
                <w:szCs w:val="28"/>
              </w:rPr>
            </w:pPr>
            <w:r w:rsidRPr="00C43D5D">
              <w:rPr>
                <w:sz w:val="28"/>
                <w:szCs w:val="28"/>
              </w:rPr>
              <w:t xml:space="preserve">Место выполнения ВКР: </w:t>
            </w:r>
            <w:r w:rsidR="00996D0B" w:rsidRPr="00C43D5D">
              <w:rPr>
                <w:sz w:val="28"/>
                <w:szCs w:val="28"/>
              </w:rPr>
              <w:t>АО «Концерн «</w:t>
            </w:r>
            <w:proofErr w:type="spellStart"/>
            <w:r w:rsidR="00996D0B" w:rsidRPr="00C43D5D">
              <w:rPr>
                <w:sz w:val="28"/>
                <w:szCs w:val="28"/>
              </w:rPr>
              <w:t>Океанприбор</w:t>
            </w:r>
            <w:proofErr w:type="spellEnd"/>
            <w:r w:rsidR="00996D0B" w:rsidRPr="00C43D5D">
              <w:rPr>
                <w:sz w:val="28"/>
                <w:szCs w:val="28"/>
              </w:rPr>
              <w:t>»</w:t>
            </w:r>
          </w:p>
        </w:tc>
      </w:tr>
      <w:tr w:rsidR="00C43D5D" w:rsidRPr="00C43D5D" w14:paraId="31D098AB" w14:textId="77777777" w:rsidTr="00C43D5D">
        <w:trPr>
          <w:trHeight w:val="1376"/>
        </w:trPr>
        <w:tc>
          <w:tcPr>
            <w:tcW w:w="9464" w:type="dxa"/>
            <w:gridSpan w:val="9"/>
            <w:shd w:val="clear" w:color="auto" w:fill="auto"/>
          </w:tcPr>
          <w:p w14:paraId="74B3D3C8" w14:textId="31A55070" w:rsidR="00C87DEB" w:rsidRPr="00C43D5D" w:rsidRDefault="00C87DEB" w:rsidP="00191C0B">
            <w:pPr>
              <w:spacing w:line="360" w:lineRule="auto"/>
              <w:rPr>
                <w:sz w:val="28"/>
                <w:szCs w:val="28"/>
              </w:rPr>
            </w:pPr>
            <w:r w:rsidRPr="00C43D5D">
              <w:rPr>
                <w:sz w:val="28"/>
                <w:szCs w:val="28"/>
              </w:rPr>
              <w:t>Исходные да</w:t>
            </w:r>
            <w:r w:rsidR="005441AF" w:rsidRPr="00C43D5D">
              <w:rPr>
                <w:sz w:val="28"/>
                <w:szCs w:val="28"/>
              </w:rPr>
              <w:t xml:space="preserve">нные (технические требования): </w:t>
            </w:r>
            <w:r w:rsidR="002C3B91" w:rsidRPr="00C43D5D">
              <w:rPr>
                <w:sz w:val="28"/>
                <w:szCs w:val="28"/>
              </w:rPr>
              <w:t>Проанализировать аппаратное и программное обеспечение комплекса. Изучить возможности интерфейсов связи, протоколы связей. Исследовать возможные варианты структуры программного обеспечения системы внешних связей. Спроектировать, реализовать и протестировать программное обеспечение.</w:t>
            </w:r>
          </w:p>
        </w:tc>
      </w:tr>
      <w:tr w:rsidR="00C43D5D" w:rsidRPr="00C43D5D" w14:paraId="10209153" w14:textId="77777777" w:rsidTr="00C43D5D">
        <w:trPr>
          <w:trHeight w:val="1871"/>
        </w:trPr>
        <w:tc>
          <w:tcPr>
            <w:tcW w:w="9464" w:type="dxa"/>
            <w:gridSpan w:val="9"/>
            <w:shd w:val="clear" w:color="auto" w:fill="auto"/>
          </w:tcPr>
          <w:p w14:paraId="2F66A6FA" w14:textId="171FFE88" w:rsidR="00C87DEB" w:rsidRPr="00C43D5D" w:rsidRDefault="005441AF" w:rsidP="00191C0B">
            <w:pPr>
              <w:spacing w:line="360" w:lineRule="auto"/>
              <w:rPr>
                <w:sz w:val="28"/>
                <w:szCs w:val="28"/>
              </w:rPr>
            </w:pPr>
            <w:r w:rsidRPr="00C43D5D">
              <w:rPr>
                <w:sz w:val="28"/>
                <w:szCs w:val="28"/>
              </w:rPr>
              <w:t xml:space="preserve">Содержание ВКР: </w:t>
            </w:r>
            <w:r w:rsidR="00E33E9B" w:rsidRPr="00C43D5D">
              <w:rPr>
                <w:sz w:val="28"/>
                <w:szCs w:val="28"/>
              </w:rPr>
              <w:t>Исследование предметной области и постановка задачи, интерфейсы каналов связи, разработка программного обеспечения, разработка имитатора, тестирование программного обеспечения, специальные вопросы обеспечения безопасности, заключение.</w:t>
            </w:r>
          </w:p>
        </w:tc>
      </w:tr>
      <w:tr w:rsidR="00C43D5D" w:rsidRPr="00C43D5D" w14:paraId="14B54408" w14:textId="77777777" w:rsidTr="00C43D5D">
        <w:trPr>
          <w:trHeight w:val="1044"/>
        </w:trPr>
        <w:tc>
          <w:tcPr>
            <w:tcW w:w="9464" w:type="dxa"/>
            <w:gridSpan w:val="9"/>
            <w:shd w:val="clear" w:color="auto" w:fill="auto"/>
          </w:tcPr>
          <w:p w14:paraId="4C73E216" w14:textId="08EE20F1" w:rsidR="00C87DEB" w:rsidRPr="00477C53" w:rsidRDefault="00C87DEB" w:rsidP="00C43D5D">
            <w:pPr>
              <w:spacing w:line="360" w:lineRule="auto"/>
              <w:rPr>
                <w:sz w:val="28"/>
                <w:szCs w:val="28"/>
              </w:rPr>
            </w:pPr>
            <w:r w:rsidRPr="00477C53">
              <w:rPr>
                <w:sz w:val="28"/>
                <w:szCs w:val="28"/>
              </w:rPr>
              <w:t>Перечень отчетных материалов: пояснительная записка, иллюстративный материал</w:t>
            </w:r>
            <w:r w:rsidR="00C43D5D" w:rsidRPr="00477C53">
              <w:rPr>
                <w:sz w:val="28"/>
                <w:szCs w:val="28"/>
              </w:rPr>
              <w:t>.</w:t>
            </w:r>
          </w:p>
        </w:tc>
      </w:tr>
      <w:tr w:rsidR="00C43D5D" w:rsidRPr="00C43D5D" w14:paraId="509615FD" w14:textId="77777777" w:rsidTr="00C43D5D">
        <w:trPr>
          <w:trHeight w:val="549"/>
        </w:trPr>
        <w:tc>
          <w:tcPr>
            <w:tcW w:w="9464" w:type="dxa"/>
            <w:gridSpan w:val="9"/>
            <w:shd w:val="clear" w:color="auto" w:fill="auto"/>
          </w:tcPr>
          <w:p w14:paraId="08FF98D0" w14:textId="230E72E8" w:rsidR="00C87DEB" w:rsidRPr="00477C53" w:rsidRDefault="00C87DEB" w:rsidP="00191C0B">
            <w:pPr>
              <w:spacing w:line="360" w:lineRule="auto"/>
              <w:rPr>
                <w:sz w:val="28"/>
                <w:szCs w:val="28"/>
              </w:rPr>
            </w:pPr>
            <w:r w:rsidRPr="00477C53">
              <w:rPr>
                <w:sz w:val="28"/>
                <w:szCs w:val="28"/>
              </w:rPr>
              <w:t xml:space="preserve">Дополнительные разделы: </w:t>
            </w:r>
            <w:r w:rsidR="00C43D5D" w:rsidRPr="00477C53">
              <w:rPr>
                <w:sz w:val="28"/>
                <w:szCs w:val="28"/>
              </w:rPr>
              <w:t>специальные вопросы обеспечения безопасности.</w:t>
            </w:r>
          </w:p>
        </w:tc>
      </w:tr>
      <w:tr w:rsidR="00C43D5D" w:rsidRPr="00C43D5D" w14:paraId="6E6EF8A5" w14:textId="77777777" w:rsidTr="00C43D5D">
        <w:trPr>
          <w:trHeight w:val="247"/>
        </w:trPr>
        <w:tc>
          <w:tcPr>
            <w:tcW w:w="5070" w:type="dxa"/>
            <w:gridSpan w:val="3"/>
            <w:shd w:val="clear" w:color="auto" w:fill="auto"/>
          </w:tcPr>
          <w:p w14:paraId="722D1BF4" w14:textId="77777777" w:rsidR="00C87DEB" w:rsidRPr="00477C53" w:rsidRDefault="00C87DEB" w:rsidP="00191C0B">
            <w:pPr>
              <w:spacing w:line="360" w:lineRule="auto"/>
              <w:rPr>
                <w:sz w:val="28"/>
                <w:szCs w:val="28"/>
              </w:rPr>
            </w:pPr>
            <w:r w:rsidRPr="00477C53">
              <w:rPr>
                <w:sz w:val="28"/>
                <w:szCs w:val="28"/>
              </w:rPr>
              <w:t>Дата выдачи задания</w:t>
            </w:r>
          </w:p>
        </w:tc>
        <w:tc>
          <w:tcPr>
            <w:tcW w:w="4394" w:type="dxa"/>
            <w:gridSpan w:val="6"/>
            <w:shd w:val="clear" w:color="auto" w:fill="auto"/>
          </w:tcPr>
          <w:p w14:paraId="47965CB2" w14:textId="77777777" w:rsidR="00C87DEB" w:rsidRPr="00477C53" w:rsidRDefault="00C87DEB" w:rsidP="00191C0B">
            <w:pPr>
              <w:spacing w:line="360" w:lineRule="auto"/>
              <w:rPr>
                <w:sz w:val="28"/>
                <w:szCs w:val="28"/>
              </w:rPr>
            </w:pPr>
            <w:r w:rsidRPr="00477C53">
              <w:rPr>
                <w:sz w:val="28"/>
                <w:szCs w:val="28"/>
              </w:rPr>
              <w:t>Дата представления ВКР к защите</w:t>
            </w:r>
          </w:p>
        </w:tc>
      </w:tr>
      <w:tr w:rsidR="00C43D5D" w:rsidRPr="00C43D5D" w14:paraId="269170C0" w14:textId="77777777" w:rsidTr="00C43D5D">
        <w:trPr>
          <w:trHeight w:val="247"/>
        </w:trPr>
        <w:tc>
          <w:tcPr>
            <w:tcW w:w="5070" w:type="dxa"/>
            <w:gridSpan w:val="3"/>
            <w:shd w:val="clear" w:color="auto" w:fill="auto"/>
          </w:tcPr>
          <w:p w14:paraId="3245C5EE" w14:textId="7097BA2D" w:rsidR="00C87DEB" w:rsidRPr="00477C53" w:rsidRDefault="00C87DEB" w:rsidP="00477C53">
            <w:pPr>
              <w:spacing w:line="360" w:lineRule="auto"/>
            </w:pPr>
            <w:r w:rsidRPr="00477C53">
              <w:rPr>
                <w:sz w:val="28"/>
                <w:szCs w:val="28"/>
              </w:rPr>
              <w:t>«___»______________20</w:t>
            </w:r>
            <w:r w:rsidR="00477C53" w:rsidRPr="00477C53">
              <w:rPr>
                <w:sz w:val="28"/>
                <w:szCs w:val="28"/>
              </w:rPr>
              <w:t>23</w:t>
            </w:r>
            <w:r w:rsidRPr="00477C53">
              <w:rPr>
                <w:sz w:val="28"/>
                <w:szCs w:val="28"/>
              </w:rPr>
              <w:t xml:space="preserve"> г.</w:t>
            </w:r>
          </w:p>
        </w:tc>
        <w:tc>
          <w:tcPr>
            <w:tcW w:w="4394" w:type="dxa"/>
            <w:gridSpan w:val="6"/>
            <w:shd w:val="clear" w:color="auto" w:fill="auto"/>
          </w:tcPr>
          <w:p w14:paraId="39C71C32" w14:textId="0FAA71C5" w:rsidR="00C87DEB" w:rsidRPr="00477C53" w:rsidRDefault="00C87DEB" w:rsidP="00477C53">
            <w:pPr>
              <w:spacing w:line="360" w:lineRule="auto"/>
            </w:pPr>
            <w:r w:rsidRPr="00477C53">
              <w:rPr>
                <w:sz w:val="28"/>
                <w:szCs w:val="28"/>
              </w:rPr>
              <w:t>«___»______________20</w:t>
            </w:r>
            <w:r w:rsidR="00477C53" w:rsidRPr="00477C53">
              <w:rPr>
                <w:sz w:val="28"/>
                <w:szCs w:val="28"/>
              </w:rPr>
              <w:t>24</w:t>
            </w:r>
            <w:r w:rsidRPr="00477C53">
              <w:rPr>
                <w:sz w:val="28"/>
                <w:szCs w:val="28"/>
              </w:rPr>
              <w:t xml:space="preserve"> г.</w:t>
            </w:r>
          </w:p>
        </w:tc>
      </w:tr>
      <w:tr w:rsidR="00C87DEB" w:rsidRPr="00970702" w14:paraId="0505EF17" w14:textId="77777777" w:rsidTr="00C43D5D">
        <w:trPr>
          <w:trHeight w:val="513"/>
        </w:trPr>
        <w:tc>
          <w:tcPr>
            <w:tcW w:w="4217" w:type="dxa"/>
            <w:gridSpan w:val="2"/>
            <w:shd w:val="clear" w:color="auto" w:fill="auto"/>
            <w:vAlign w:val="bottom"/>
          </w:tcPr>
          <w:p w14:paraId="1A6544AF" w14:textId="77777777" w:rsidR="00C87DEB" w:rsidRPr="00477C53" w:rsidRDefault="00C87DEB" w:rsidP="00191C0B">
            <w:pPr>
              <w:rPr>
                <w:sz w:val="28"/>
                <w:szCs w:val="28"/>
              </w:rPr>
            </w:pPr>
            <w:r w:rsidRPr="00477C53">
              <w:rPr>
                <w:sz w:val="28"/>
                <w:szCs w:val="28"/>
              </w:rPr>
              <w:t>Студент</w:t>
            </w:r>
          </w:p>
        </w:tc>
        <w:tc>
          <w:tcPr>
            <w:tcW w:w="2496" w:type="dxa"/>
            <w:gridSpan w:val="2"/>
            <w:shd w:val="clear" w:color="auto" w:fill="auto"/>
            <w:vAlign w:val="bottom"/>
          </w:tcPr>
          <w:p w14:paraId="3A08BAFA" w14:textId="77777777" w:rsidR="00C87DEB" w:rsidRPr="00477C53" w:rsidRDefault="00C87DEB" w:rsidP="00191C0B">
            <w:pPr>
              <w:snapToGrid w:val="0"/>
              <w:rPr>
                <w:sz w:val="28"/>
                <w:szCs w:val="28"/>
              </w:rPr>
            </w:pPr>
          </w:p>
        </w:tc>
        <w:tc>
          <w:tcPr>
            <w:tcW w:w="2675" w:type="dxa"/>
            <w:gridSpan w:val="4"/>
            <w:shd w:val="clear" w:color="auto" w:fill="auto"/>
            <w:vAlign w:val="bottom"/>
          </w:tcPr>
          <w:p w14:paraId="7BF9D4A5" w14:textId="0DD4083B" w:rsidR="00C87DEB" w:rsidRPr="00477C53" w:rsidRDefault="00C43D5D" w:rsidP="00191C0B">
            <w:pPr>
              <w:jc w:val="center"/>
              <w:rPr>
                <w:sz w:val="28"/>
                <w:szCs w:val="28"/>
              </w:rPr>
            </w:pPr>
            <w:r w:rsidRPr="00477C53">
              <w:rPr>
                <w:sz w:val="28"/>
                <w:szCs w:val="28"/>
              </w:rPr>
              <w:t>Ф.Д. Бочаров</w:t>
            </w:r>
          </w:p>
        </w:tc>
        <w:tc>
          <w:tcPr>
            <w:tcW w:w="76" w:type="dxa"/>
            <w:shd w:val="clear" w:color="auto" w:fill="auto"/>
            <w:tcMar>
              <w:left w:w="0" w:type="dxa"/>
              <w:right w:w="0" w:type="dxa"/>
            </w:tcMar>
          </w:tcPr>
          <w:p w14:paraId="3A5FB740" w14:textId="77777777" w:rsidR="00C87DEB" w:rsidRPr="00970702" w:rsidRDefault="00C87DEB" w:rsidP="00191C0B">
            <w:pPr>
              <w:snapToGrid w:val="0"/>
              <w:rPr>
                <w:sz w:val="28"/>
                <w:szCs w:val="28"/>
              </w:rPr>
            </w:pPr>
          </w:p>
        </w:tc>
      </w:tr>
      <w:tr w:rsidR="00C87DEB" w:rsidRPr="00970702" w14:paraId="7BD4DE8D" w14:textId="77777777" w:rsidTr="00C43D5D">
        <w:trPr>
          <w:trHeight w:val="553"/>
        </w:trPr>
        <w:tc>
          <w:tcPr>
            <w:tcW w:w="4217" w:type="dxa"/>
            <w:gridSpan w:val="2"/>
            <w:shd w:val="clear" w:color="auto" w:fill="auto"/>
            <w:vAlign w:val="bottom"/>
          </w:tcPr>
          <w:p w14:paraId="4FB1FADB" w14:textId="77777777" w:rsidR="00C87DEB" w:rsidRPr="00477C53" w:rsidRDefault="00C87DEB" w:rsidP="00191C0B">
            <w:pPr>
              <w:rPr>
                <w:sz w:val="28"/>
                <w:szCs w:val="28"/>
              </w:rPr>
            </w:pPr>
            <w:r w:rsidRPr="00477C53">
              <w:rPr>
                <w:sz w:val="28"/>
              </w:rPr>
              <w:t>Руководитель</w:t>
            </w:r>
          </w:p>
        </w:tc>
        <w:tc>
          <w:tcPr>
            <w:tcW w:w="2496" w:type="dxa"/>
            <w:gridSpan w:val="2"/>
            <w:shd w:val="clear" w:color="auto" w:fill="auto"/>
            <w:vAlign w:val="bottom"/>
          </w:tcPr>
          <w:p w14:paraId="79F1718E" w14:textId="77777777" w:rsidR="00C87DEB" w:rsidRPr="00477C53" w:rsidRDefault="00C87DEB" w:rsidP="00191C0B">
            <w:pPr>
              <w:snapToGrid w:val="0"/>
              <w:rPr>
                <w:sz w:val="28"/>
                <w:szCs w:val="28"/>
              </w:rPr>
            </w:pPr>
          </w:p>
        </w:tc>
        <w:tc>
          <w:tcPr>
            <w:tcW w:w="2675" w:type="dxa"/>
            <w:gridSpan w:val="4"/>
            <w:shd w:val="clear" w:color="auto" w:fill="auto"/>
            <w:vAlign w:val="bottom"/>
          </w:tcPr>
          <w:p w14:paraId="3E9E5829" w14:textId="496DF4C1" w:rsidR="00C87DEB" w:rsidRPr="00477C53" w:rsidRDefault="00C43D5D" w:rsidP="00191C0B">
            <w:pPr>
              <w:jc w:val="center"/>
            </w:pPr>
            <w:r w:rsidRPr="00477C53">
              <w:rPr>
                <w:sz w:val="28"/>
                <w:szCs w:val="28"/>
              </w:rPr>
              <w:t>Н.В. Мальцева</w:t>
            </w:r>
          </w:p>
        </w:tc>
        <w:tc>
          <w:tcPr>
            <w:tcW w:w="76" w:type="dxa"/>
            <w:shd w:val="clear" w:color="auto" w:fill="auto"/>
            <w:tcMar>
              <w:left w:w="0" w:type="dxa"/>
              <w:right w:w="0" w:type="dxa"/>
            </w:tcMar>
          </w:tcPr>
          <w:p w14:paraId="5BA8F53C" w14:textId="77777777" w:rsidR="00C87DEB" w:rsidRPr="00970702" w:rsidRDefault="00C87DEB" w:rsidP="00191C0B">
            <w:pPr>
              <w:snapToGrid w:val="0"/>
              <w:rPr>
                <w:color w:val="FF0000"/>
                <w:sz w:val="28"/>
                <w:szCs w:val="28"/>
              </w:rPr>
            </w:pPr>
          </w:p>
        </w:tc>
      </w:tr>
      <w:tr w:rsidR="00C87DEB" w:rsidRPr="00970702" w14:paraId="4D252DB8" w14:textId="77777777" w:rsidTr="00C43D5D">
        <w:trPr>
          <w:trHeight w:val="278"/>
        </w:trPr>
        <w:tc>
          <w:tcPr>
            <w:tcW w:w="4217" w:type="dxa"/>
            <w:gridSpan w:val="2"/>
            <w:shd w:val="clear" w:color="auto" w:fill="auto"/>
          </w:tcPr>
          <w:p w14:paraId="306ACCAC" w14:textId="4C16ACCA" w:rsidR="00C87DEB" w:rsidRPr="00477C53" w:rsidRDefault="00C87DEB" w:rsidP="00C43D5D">
            <w:pPr>
              <w:ind w:firstLine="1843"/>
              <w:rPr>
                <w:sz w:val="28"/>
              </w:rPr>
            </w:pPr>
            <w:r w:rsidRPr="00477C53">
              <w:rPr>
                <w:i/>
                <w:vertAlign w:val="superscript"/>
              </w:rPr>
              <w:lastRenderedPageBreak/>
              <w:t>(</w:t>
            </w:r>
            <w:r w:rsidR="00C43D5D" w:rsidRPr="00477C53">
              <w:rPr>
                <w:i/>
                <w:vertAlign w:val="superscript"/>
              </w:rPr>
              <w:t>к.т.н., доцент</w:t>
            </w:r>
            <w:r w:rsidRPr="00477C53">
              <w:rPr>
                <w:i/>
                <w:vertAlign w:val="superscript"/>
              </w:rPr>
              <w:t>)</w:t>
            </w:r>
          </w:p>
        </w:tc>
        <w:tc>
          <w:tcPr>
            <w:tcW w:w="2496" w:type="dxa"/>
            <w:gridSpan w:val="2"/>
            <w:shd w:val="clear" w:color="auto" w:fill="auto"/>
            <w:vAlign w:val="bottom"/>
          </w:tcPr>
          <w:p w14:paraId="0C3AA94C" w14:textId="77777777" w:rsidR="00C87DEB" w:rsidRPr="00477C53" w:rsidRDefault="00C87DEB" w:rsidP="00191C0B">
            <w:pPr>
              <w:snapToGrid w:val="0"/>
              <w:rPr>
                <w:sz w:val="16"/>
                <w:szCs w:val="16"/>
              </w:rPr>
            </w:pPr>
          </w:p>
        </w:tc>
        <w:tc>
          <w:tcPr>
            <w:tcW w:w="2675" w:type="dxa"/>
            <w:gridSpan w:val="4"/>
            <w:shd w:val="clear" w:color="auto" w:fill="auto"/>
            <w:vAlign w:val="bottom"/>
          </w:tcPr>
          <w:p w14:paraId="417D6EAC" w14:textId="77777777" w:rsidR="00C87DEB" w:rsidRPr="00477C53" w:rsidRDefault="00C87DEB" w:rsidP="00191C0B">
            <w:pPr>
              <w:snapToGrid w:val="0"/>
              <w:jc w:val="center"/>
              <w:rPr>
                <w:sz w:val="16"/>
                <w:szCs w:val="16"/>
              </w:rPr>
            </w:pPr>
          </w:p>
        </w:tc>
        <w:tc>
          <w:tcPr>
            <w:tcW w:w="76" w:type="dxa"/>
            <w:shd w:val="clear" w:color="auto" w:fill="auto"/>
            <w:tcMar>
              <w:left w:w="0" w:type="dxa"/>
              <w:right w:w="0" w:type="dxa"/>
            </w:tcMar>
          </w:tcPr>
          <w:p w14:paraId="040BA0D1" w14:textId="77777777" w:rsidR="00C87DEB" w:rsidRPr="00970702" w:rsidRDefault="00C87DEB" w:rsidP="00191C0B">
            <w:pPr>
              <w:snapToGrid w:val="0"/>
              <w:rPr>
                <w:color w:val="FF0000"/>
                <w:sz w:val="16"/>
                <w:szCs w:val="16"/>
              </w:rPr>
            </w:pPr>
          </w:p>
        </w:tc>
      </w:tr>
      <w:tr w:rsidR="00C87DEB" w:rsidRPr="00970702" w14:paraId="07903C21" w14:textId="77777777" w:rsidTr="00C43D5D">
        <w:trPr>
          <w:trHeight w:val="520"/>
        </w:trPr>
        <w:tc>
          <w:tcPr>
            <w:tcW w:w="4217" w:type="dxa"/>
            <w:gridSpan w:val="2"/>
            <w:shd w:val="clear" w:color="auto" w:fill="auto"/>
            <w:vAlign w:val="bottom"/>
          </w:tcPr>
          <w:p w14:paraId="2657C3BD" w14:textId="77777777" w:rsidR="00C87DEB" w:rsidRPr="00477C53" w:rsidRDefault="00C87DEB" w:rsidP="00191C0B">
            <w:pPr>
              <w:rPr>
                <w:sz w:val="28"/>
                <w:szCs w:val="28"/>
              </w:rPr>
            </w:pPr>
            <w:r w:rsidRPr="00477C53">
              <w:rPr>
                <w:sz w:val="28"/>
              </w:rPr>
              <w:t>Консультант</w:t>
            </w:r>
          </w:p>
        </w:tc>
        <w:tc>
          <w:tcPr>
            <w:tcW w:w="2496" w:type="dxa"/>
            <w:gridSpan w:val="2"/>
            <w:shd w:val="clear" w:color="auto" w:fill="auto"/>
            <w:vAlign w:val="bottom"/>
          </w:tcPr>
          <w:p w14:paraId="0FFCDF9D" w14:textId="77777777" w:rsidR="00C87DEB" w:rsidRPr="00477C53" w:rsidRDefault="00C87DEB" w:rsidP="00191C0B">
            <w:pPr>
              <w:snapToGrid w:val="0"/>
              <w:rPr>
                <w:sz w:val="28"/>
                <w:szCs w:val="28"/>
              </w:rPr>
            </w:pPr>
          </w:p>
        </w:tc>
        <w:tc>
          <w:tcPr>
            <w:tcW w:w="2675" w:type="dxa"/>
            <w:gridSpan w:val="4"/>
            <w:shd w:val="clear" w:color="auto" w:fill="auto"/>
            <w:vAlign w:val="bottom"/>
          </w:tcPr>
          <w:p w14:paraId="731B351E" w14:textId="4EA2229E" w:rsidR="00C87DEB" w:rsidRPr="00477C53" w:rsidRDefault="00C43D5D" w:rsidP="00191C0B">
            <w:pPr>
              <w:jc w:val="center"/>
            </w:pPr>
            <w:r w:rsidRPr="00477C53">
              <w:rPr>
                <w:sz w:val="28"/>
                <w:szCs w:val="28"/>
              </w:rPr>
              <w:t>А.М. Шаторная</w:t>
            </w:r>
          </w:p>
        </w:tc>
        <w:tc>
          <w:tcPr>
            <w:tcW w:w="76" w:type="dxa"/>
            <w:shd w:val="clear" w:color="auto" w:fill="auto"/>
            <w:tcMar>
              <w:left w:w="0" w:type="dxa"/>
              <w:right w:w="0" w:type="dxa"/>
            </w:tcMar>
          </w:tcPr>
          <w:p w14:paraId="75D1AABE" w14:textId="77777777" w:rsidR="00C87DEB" w:rsidRPr="00970702" w:rsidRDefault="00C87DEB" w:rsidP="00191C0B">
            <w:pPr>
              <w:snapToGrid w:val="0"/>
              <w:rPr>
                <w:color w:val="FF0000"/>
                <w:sz w:val="28"/>
                <w:szCs w:val="28"/>
              </w:rPr>
            </w:pPr>
          </w:p>
        </w:tc>
      </w:tr>
    </w:tbl>
    <w:p w14:paraId="238935AC" w14:textId="77777777" w:rsidR="00C87DEB" w:rsidRPr="00970702" w:rsidRDefault="00C87DEB" w:rsidP="00C87DEB">
      <w:pPr>
        <w:spacing w:line="360" w:lineRule="auto"/>
        <w:jc w:val="center"/>
        <w:rPr>
          <w:b/>
          <w:caps/>
          <w:sz w:val="28"/>
          <w:szCs w:val="28"/>
        </w:rPr>
      </w:pPr>
      <w:r w:rsidRPr="00970702">
        <w:br w:type="page"/>
      </w:r>
      <w:r w:rsidRPr="00970702">
        <w:rPr>
          <w:b/>
          <w:caps/>
          <w:sz w:val="28"/>
          <w:szCs w:val="28"/>
        </w:rPr>
        <w:lastRenderedPageBreak/>
        <w:t xml:space="preserve">календарный план выполнения </w:t>
      </w:r>
    </w:p>
    <w:p w14:paraId="61DCCA65" w14:textId="77777777" w:rsidR="00C87DEB" w:rsidRPr="00970702" w:rsidRDefault="00C87DEB" w:rsidP="00C87DEB">
      <w:pPr>
        <w:suppressAutoHyphens/>
        <w:spacing w:line="360" w:lineRule="auto"/>
        <w:jc w:val="center"/>
        <w:rPr>
          <w:b/>
          <w:caps/>
          <w:sz w:val="28"/>
          <w:szCs w:val="28"/>
        </w:rPr>
      </w:pPr>
      <w:r w:rsidRPr="00970702">
        <w:rPr>
          <w:b/>
          <w:caps/>
          <w:sz w:val="28"/>
          <w:szCs w:val="28"/>
        </w:rPr>
        <w:t>выпускной квалификационной работы</w:t>
      </w:r>
    </w:p>
    <w:p w14:paraId="6E4D6665" w14:textId="77777777" w:rsidR="00C87DEB" w:rsidRPr="00132D15" w:rsidRDefault="00C87DEB" w:rsidP="00C87DEB">
      <w:pPr>
        <w:spacing w:line="360" w:lineRule="auto"/>
        <w:ind w:firstLine="1985"/>
        <w:jc w:val="center"/>
        <w:rPr>
          <w:b/>
          <w:caps/>
          <w:sz w:val="28"/>
          <w:szCs w:val="28"/>
        </w:rPr>
      </w:pPr>
    </w:p>
    <w:tbl>
      <w:tblPr>
        <w:tblW w:w="9606" w:type="dxa"/>
        <w:tblInd w:w="-108" w:type="dxa"/>
        <w:tblLook w:val="0000" w:firstRow="0" w:lastRow="0" w:firstColumn="0" w:lastColumn="0" w:noHBand="0" w:noVBand="0"/>
      </w:tblPr>
      <w:tblGrid>
        <w:gridCol w:w="3417"/>
        <w:gridCol w:w="6189"/>
      </w:tblGrid>
      <w:tr w:rsidR="00C87DEB" w:rsidRPr="00132D15" w14:paraId="13F2196C" w14:textId="77777777" w:rsidTr="00191C0B">
        <w:tc>
          <w:tcPr>
            <w:tcW w:w="3417" w:type="dxa"/>
            <w:shd w:val="clear" w:color="auto" w:fill="auto"/>
          </w:tcPr>
          <w:p w14:paraId="2A5E2B80" w14:textId="77777777" w:rsidR="00C87DEB" w:rsidRPr="00132D15" w:rsidRDefault="00C87DEB" w:rsidP="00191C0B">
            <w:pPr>
              <w:snapToGrid w:val="0"/>
              <w:spacing w:line="360" w:lineRule="auto"/>
              <w:jc w:val="center"/>
              <w:rPr>
                <w:b/>
                <w:caps/>
                <w:sz w:val="28"/>
                <w:szCs w:val="28"/>
              </w:rPr>
            </w:pPr>
          </w:p>
        </w:tc>
        <w:tc>
          <w:tcPr>
            <w:tcW w:w="6188" w:type="dxa"/>
            <w:shd w:val="clear" w:color="auto" w:fill="auto"/>
          </w:tcPr>
          <w:p w14:paraId="79B79C3F" w14:textId="77777777" w:rsidR="00C87DEB" w:rsidRPr="00132D15" w:rsidRDefault="00C87DEB" w:rsidP="00191C0B">
            <w:pPr>
              <w:spacing w:line="360" w:lineRule="auto"/>
              <w:jc w:val="right"/>
              <w:rPr>
                <w:sz w:val="28"/>
                <w:szCs w:val="28"/>
              </w:rPr>
            </w:pPr>
            <w:r w:rsidRPr="00132D15">
              <w:rPr>
                <w:sz w:val="28"/>
                <w:szCs w:val="28"/>
              </w:rPr>
              <w:t>Утверждаю</w:t>
            </w:r>
          </w:p>
        </w:tc>
      </w:tr>
      <w:tr w:rsidR="00C87DEB" w:rsidRPr="00132D15" w14:paraId="29883EE6" w14:textId="77777777" w:rsidTr="00191C0B">
        <w:tc>
          <w:tcPr>
            <w:tcW w:w="3417" w:type="dxa"/>
            <w:shd w:val="clear" w:color="auto" w:fill="auto"/>
          </w:tcPr>
          <w:p w14:paraId="49C5F384" w14:textId="77777777" w:rsidR="00C87DEB" w:rsidRPr="00132D15" w:rsidRDefault="00C87DEB" w:rsidP="00191C0B">
            <w:pPr>
              <w:snapToGrid w:val="0"/>
              <w:spacing w:line="360" w:lineRule="auto"/>
              <w:jc w:val="center"/>
              <w:rPr>
                <w:b/>
                <w:caps/>
                <w:sz w:val="28"/>
                <w:szCs w:val="28"/>
              </w:rPr>
            </w:pPr>
          </w:p>
        </w:tc>
        <w:tc>
          <w:tcPr>
            <w:tcW w:w="6188" w:type="dxa"/>
            <w:shd w:val="clear" w:color="auto" w:fill="auto"/>
          </w:tcPr>
          <w:p w14:paraId="4A1BDA08" w14:textId="3CFAD085" w:rsidR="00C87DEB" w:rsidRPr="00132D15" w:rsidRDefault="00C87DEB" w:rsidP="00C43D5D">
            <w:pPr>
              <w:spacing w:line="360" w:lineRule="auto"/>
              <w:jc w:val="right"/>
              <w:rPr>
                <w:sz w:val="28"/>
                <w:szCs w:val="28"/>
              </w:rPr>
            </w:pPr>
            <w:r w:rsidRPr="00132D15">
              <w:rPr>
                <w:sz w:val="28"/>
                <w:szCs w:val="28"/>
              </w:rPr>
              <w:t xml:space="preserve">Зав. кафедрой </w:t>
            </w:r>
            <w:r w:rsidR="00C43D5D" w:rsidRPr="00132D15">
              <w:rPr>
                <w:sz w:val="28"/>
                <w:szCs w:val="28"/>
              </w:rPr>
              <w:t>МО ЭВМ</w:t>
            </w:r>
          </w:p>
        </w:tc>
      </w:tr>
      <w:tr w:rsidR="00C87DEB" w:rsidRPr="00132D15" w14:paraId="48E14DD0" w14:textId="77777777" w:rsidTr="00191C0B">
        <w:tc>
          <w:tcPr>
            <w:tcW w:w="3417" w:type="dxa"/>
            <w:shd w:val="clear" w:color="auto" w:fill="auto"/>
          </w:tcPr>
          <w:p w14:paraId="6AE1B6CC" w14:textId="77777777" w:rsidR="00C87DEB" w:rsidRPr="00132D15" w:rsidRDefault="00C87DEB" w:rsidP="00191C0B">
            <w:pPr>
              <w:snapToGrid w:val="0"/>
              <w:spacing w:line="360" w:lineRule="auto"/>
              <w:jc w:val="center"/>
              <w:rPr>
                <w:b/>
                <w:caps/>
                <w:sz w:val="28"/>
                <w:szCs w:val="28"/>
              </w:rPr>
            </w:pPr>
          </w:p>
        </w:tc>
        <w:tc>
          <w:tcPr>
            <w:tcW w:w="6188" w:type="dxa"/>
            <w:shd w:val="clear" w:color="auto" w:fill="auto"/>
          </w:tcPr>
          <w:p w14:paraId="702EA79E" w14:textId="7C3381DC" w:rsidR="00C87DEB" w:rsidRPr="00132D15" w:rsidRDefault="00C87DEB" w:rsidP="00C43D5D">
            <w:pPr>
              <w:spacing w:line="360" w:lineRule="auto"/>
              <w:jc w:val="right"/>
              <w:rPr>
                <w:sz w:val="28"/>
                <w:szCs w:val="28"/>
              </w:rPr>
            </w:pPr>
            <w:r w:rsidRPr="00132D15">
              <w:rPr>
                <w:sz w:val="28"/>
                <w:szCs w:val="28"/>
              </w:rPr>
              <w:t xml:space="preserve">____________ </w:t>
            </w:r>
            <w:r w:rsidR="00C43D5D" w:rsidRPr="00132D15">
              <w:rPr>
                <w:sz w:val="28"/>
                <w:szCs w:val="28"/>
              </w:rPr>
              <w:t xml:space="preserve">А.А. </w:t>
            </w:r>
            <w:proofErr w:type="spellStart"/>
            <w:r w:rsidR="00C43D5D" w:rsidRPr="00132D15">
              <w:rPr>
                <w:sz w:val="28"/>
                <w:szCs w:val="28"/>
              </w:rPr>
              <w:t>Лисс</w:t>
            </w:r>
            <w:proofErr w:type="spellEnd"/>
          </w:p>
        </w:tc>
      </w:tr>
      <w:tr w:rsidR="00C87DEB" w:rsidRPr="00132D15" w14:paraId="2213934D" w14:textId="77777777" w:rsidTr="00191C0B">
        <w:tc>
          <w:tcPr>
            <w:tcW w:w="3417" w:type="dxa"/>
            <w:shd w:val="clear" w:color="auto" w:fill="auto"/>
          </w:tcPr>
          <w:p w14:paraId="0672F052" w14:textId="77777777" w:rsidR="00C87DEB" w:rsidRPr="00132D15" w:rsidRDefault="00C87DEB" w:rsidP="00191C0B">
            <w:pPr>
              <w:snapToGrid w:val="0"/>
              <w:spacing w:line="360" w:lineRule="auto"/>
              <w:jc w:val="center"/>
              <w:rPr>
                <w:b/>
                <w:caps/>
                <w:sz w:val="28"/>
                <w:szCs w:val="28"/>
              </w:rPr>
            </w:pPr>
          </w:p>
        </w:tc>
        <w:tc>
          <w:tcPr>
            <w:tcW w:w="6188" w:type="dxa"/>
            <w:shd w:val="clear" w:color="auto" w:fill="auto"/>
          </w:tcPr>
          <w:p w14:paraId="027A1F68" w14:textId="77777777" w:rsidR="00C87DEB" w:rsidRPr="00132D15" w:rsidRDefault="00C87DEB" w:rsidP="00191C0B">
            <w:pPr>
              <w:spacing w:line="360" w:lineRule="auto"/>
              <w:jc w:val="right"/>
              <w:rPr>
                <w:sz w:val="28"/>
                <w:szCs w:val="28"/>
              </w:rPr>
            </w:pPr>
            <w:r w:rsidRPr="00132D15">
              <w:rPr>
                <w:sz w:val="28"/>
                <w:szCs w:val="28"/>
              </w:rPr>
              <w:t>«___»______________20___ г.</w:t>
            </w:r>
          </w:p>
        </w:tc>
      </w:tr>
    </w:tbl>
    <w:p w14:paraId="6406C57E" w14:textId="77777777" w:rsidR="00C87DEB" w:rsidRPr="00132D15" w:rsidRDefault="00C87DEB" w:rsidP="00C87DEB">
      <w:pPr>
        <w:spacing w:line="360" w:lineRule="auto"/>
        <w:jc w:val="center"/>
        <w:rPr>
          <w:b/>
          <w:caps/>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C87DEB" w:rsidRPr="00132D15" w14:paraId="46831812" w14:textId="77777777" w:rsidTr="00191C0B">
        <w:trPr>
          <w:trHeight w:val="567"/>
        </w:trPr>
        <w:tc>
          <w:tcPr>
            <w:tcW w:w="1784" w:type="dxa"/>
            <w:shd w:val="clear" w:color="auto" w:fill="auto"/>
            <w:vAlign w:val="center"/>
          </w:tcPr>
          <w:p w14:paraId="72D35F6B" w14:textId="77777777" w:rsidR="00C87DEB" w:rsidRPr="00132D15" w:rsidRDefault="00C87DEB" w:rsidP="00191C0B">
            <w:pPr>
              <w:rPr>
                <w:sz w:val="28"/>
                <w:szCs w:val="28"/>
              </w:rPr>
            </w:pPr>
            <w:r w:rsidRPr="00132D15">
              <w:rPr>
                <w:sz w:val="28"/>
                <w:szCs w:val="28"/>
              </w:rPr>
              <w:t>Студент</w:t>
            </w:r>
          </w:p>
        </w:tc>
        <w:tc>
          <w:tcPr>
            <w:tcW w:w="5708" w:type="dxa"/>
            <w:shd w:val="clear" w:color="auto" w:fill="auto"/>
            <w:vAlign w:val="center"/>
          </w:tcPr>
          <w:p w14:paraId="3200743F" w14:textId="23F55717" w:rsidR="00C87DEB" w:rsidRPr="00132D15" w:rsidRDefault="00C43D5D" w:rsidP="00191C0B">
            <w:pPr>
              <w:rPr>
                <w:i/>
                <w:sz w:val="28"/>
                <w:szCs w:val="28"/>
              </w:rPr>
            </w:pPr>
            <w:r w:rsidRPr="00132D15">
              <w:rPr>
                <w:sz w:val="28"/>
                <w:szCs w:val="28"/>
              </w:rPr>
              <w:t>Бочаров Ф.Д.</w:t>
            </w:r>
          </w:p>
        </w:tc>
        <w:tc>
          <w:tcPr>
            <w:tcW w:w="246" w:type="dxa"/>
            <w:shd w:val="clear" w:color="auto" w:fill="auto"/>
            <w:vAlign w:val="center"/>
          </w:tcPr>
          <w:p w14:paraId="56786FC6" w14:textId="77777777" w:rsidR="00C87DEB" w:rsidRPr="00132D15" w:rsidRDefault="00C87DEB" w:rsidP="00191C0B">
            <w:pPr>
              <w:snapToGrid w:val="0"/>
              <w:rPr>
                <w:i/>
                <w:sz w:val="28"/>
                <w:szCs w:val="28"/>
              </w:rPr>
            </w:pPr>
          </w:p>
        </w:tc>
        <w:tc>
          <w:tcPr>
            <w:tcW w:w="1082" w:type="dxa"/>
            <w:shd w:val="clear" w:color="auto" w:fill="auto"/>
            <w:vAlign w:val="center"/>
          </w:tcPr>
          <w:p w14:paraId="6564E56E" w14:textId="77777777" w:rsidR="00C87DEB" w:rsidRPr="00132D15" w:rsidRDefault="00C87DEB" w:rsidP="00191C0B">
            <w:pPr>
              <w:rPr>
                <w:sz w:val="28"/>
                <w:szCs w:val="28"/>
              </w:rPr>
            </w:pPr>
            <w:r w:rsidRPr="00132D15">
              <w:rPr>
                <w:sz w:val="28"/>
                <w:szCs w:val="28"/>
              </w:rPr>
              <w:t>Группа</w:t>
            </w:r>
          </w:p>
        </w:tc>
        <w:tc>
          <w:tcPr>
            <w:tcW w:w="786" w:type="dxa"/>
            <w:shd w:val="clear" w:color="auto" w:fill="auto"/>
            <w:vAlign w:val="center"/>
          </w:tcPr>
          <w:p w14:paraId="6AC29961" w14:textId="21FAB065" w:rsidR="00C87DEB" w:rsidRPr="00132D15" w:rsidRDefault="00477C53" w:rsidP="00191C0B">
            <w:pPr>
              <w:rPr>
                <w:b/>
                <w:sz w:val="28"/>
                <w:szCs w:val="28"/>
              </w:rPr>
            </w:pPr>
            <w:r w:rsidRPr="00132D15">
              <w:rPr>
                <w:sz w:val="28"/>
                <w:szCs w:val="28"/>
              </w:rPr>
              <w:t>8303</w:t>
            </w:r>
          </w:p>
        </w:tc>
      </w:tr>
      <w:tr w:rsidR="00132D15" w:rsidRPr="00132D15" w14:paraId="4E2EB7E4" w14:textId="77777777" w:rsidTr="00191C0B">
        <w:trPr>
          <w:trHeight w:val="563"/>
        </w:trPr>
        <w:tc>
          <w:tcPr>
            <w:tcW w:w="9606" w:type="dxa"/>
            <w:gridSpan w:val="5"/>
            <w:shd w:val="clear" w:color="auto" w:fill="auto"/>
          </w:tcPr>
          <w:p w14:paraId="2E3F51B7" w14:textId="29FA7F68" w:rsidR="00C87DEB" w:rsidRPr="00132D15" w:rsidRDefault="00C87DEB" w:rsidP="00191C0B">
            <w:pPr>
              <w:spacing w:line="360" w:lineRule="auto"/>
              <w:rPr>
                <w:sz w:val="28"/>
                <w:szCs w:val="28"/>
              </w:rPr>
            </w:pPr>
            <w:r w:rsidRPr="00132D15">
              <w:rPr>
                <w:sz w:val="28"/>
                <w:szCs w:val="28"/>
              </w:rPr>
              <w:t xml:space="preserve">Тема работы: </w:t>
            </w:r>
            <w:r w:rsidR="00C43D5D" w:rsidRPr="00132D15">
              <w:rPr>
                <w:sz w:val="28"/>
                <w:szCs w:val="28"/>
              </w:rPr>
              <w:t>Проектирование и разработка программного обеспечения системы внешних связей ЦВК ГАС на отечественных вычислительных средствах.</w:t>
            </w:r>
          </w:p>
        </w:tc>
      </w:tr>
    </w:tbl>
    <w:p w14:paraId="71517A92" w14:textId="77777777" w:rsidR="00C87DEB" w:rsidRPr="00970702" w:rsidRDefault="00C87DEB" w:rsidP="00C87DEB">
      <w:pPr>
        <w:spacing w:line="300" w:lineRule="auto"/>
        <w:jc w:val="center"/>
        <w:rPr>
          <w:sz w:val="28"/>
          <w:szCs w:val="28"/>
        </w:rPr>
      </w:pPr>
    </w:p>
    <w:tbl>
      <w:tblPr>
        <w:tblW w:w="4950" w:type="pct"/>
        <w:tblInd w:w="-113" w:type="dxa"/>
        <w:tblLook w:val="0000" w:firstRow="0" w:lastRow="0" w:firstColumn="0" w:lastColumn="0" w:noHBand="0" w:noVBand="0"/>
      </w:tblPr>
      <w:tblGrid>
        <w:gridCol w:w="648"/>
        <w:gridCol w:w="7123"/>
        <w:gridCol w:w="1703"/>
      </w:tblGrid>
      <w:tr w:rsidR="00C87DEB" w:rsidRPr="00970702" w14:paraId="5AEEF4FE"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5DD81D96" w14:textId="77777777" w:rsidR="00C87DEB" w:rsidRPr="00970702" w:rsidRDefault="00C87DEB" w:rsidP="00191C0B">
            <w:pPr>
              <w:spacing w:line="300" w:lineRule="auto"/>
              <w:jc w:val="center"/>
              <w:rPr>
                <w:sz w:val="28"/>
                <w:szCs w:val="28"/>
              </w:rPr>
            </w:pPr>
            <w:r w:rsidRPr="00970702">
              <w:rPr>
                <w:sz w:val="28"/>
                <w:szCs w:val="28"/>
              </w:rPr>
              <w:t>№ п/п</w:t>
            </w:r>
          </w:p>
        </w:tc>
        <w:tc>
          <w:tcPr>
            <w:tcW w:w="6979" w:type="dxa"/>
            <w:tcBorders>
              <w:top w:val="single" w:sz="4" w:space="0" w:color="000000"/>
              <w:left w:val="single" w:sz="4" w:space="0" w:color="000000"/>
              <w:bottom w:val="single" w:sz="4" w:space="0" w:color="000000"/>
            </w:tcBorders>
            <w:shd w:val="clear" w:color="auto" w:fill="auto"/>
            <w:vAlign w:val="center"/>
          </w:tcPr>
          <w:p w14:paraId="46F3E8B8" w14:textId="77777777" w:rsidR="00C87DEB" w:rsidRPr="00970702" w:rsidRDefault="00C87DEB" w:rsidP="00191C0B">
            <w:pPr>
              <w:spacing w:line="300" w:lineRule="auto"/>
              <w:jc w:val="center"/>
              <w:rPr>
                <w:sz w:val="28"/>
                <w:szCs w:val="28"/>
              </w:rPr>
            </w:pPr>
            <w:r w:rsidRPr="00970702">
              <w:rPr>
                <w:sz w:val="28"/>
                <w:szCs w:val="28"/>
              </w:rPr>
              <w:t>Наименование работ</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3C3E5" w14:textId="77777777" w:rsidR="00C87DEB" w:rsidRPr="00970702" w:rsidRDefault="00C87DEB" w:rsidP="00191C0B">
            <w:pPr>
              <w:spacing w:line="300" w:lineRule="auto"/>
              <w:jc w:val="center"/>
            </w:pPr>
            <w:r w:rsidRPr="00970702">
              <w:rPr>
                <w:sz w:val="28"/>
                <w:szCs w:val="28"/>
              </w:rPr>
              <w:t>Срок выполнения</w:t>
            </w:r>
          </w:p>
        </w:tc>
      </w:tr>
      <w:tr w:rsidR="00C87DEB" w:rsidRPr="00970702" w14:paraId="0AF3CD07"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1C399515" w14:textId="77777777" w:rsidR="00C87DEB" w:rsidRPr="00132D15" w:rsidRDefault="00C87DEB" w:rsidP="00191C0B">
            <w:pPr>
              <w:spacing w:line="300" w:lineRule="auto"/>
              <w:jc w:val="center"/>
              <w:rPr>
                <w:sz w:val="28"/>
                <w:szCs w:val="28"/>
                <w:highlight w:val="yellow"/>
              </w:rPr>
            </w:pPr>
            <w:r w:rsidRPr="00132D15">
              <w:rPr>
                <w:sz w:val="28"/>
                <w:szCs w:val="28"/>
                <w:highlight w:val="yellow"/>
              </w:rPr>
              <w:t>1</w:t>
            </w:r>
          </w:p>
        </w:tc>
        <w:tc>
          <w:tcPr>
            <w:tcW w:w="6979" w:type="dxa"/>
            <w:tcBorders>
              <w:top w:val="single" w:sz="4" w:space="0" w:color="000000"/>
              <w:left w:val="single" w:sz="4" w:space="0" w:color="000000"/>
              <w:bottom w:val="single" w:sz="4" w:space="0" w:color="000000"/>
            </w:tcBorders>
            <w:shd w:val="clear" w:color="auto" w:fill="auto"/>
            <w:vAlign w:val="center"/>
          </w:tcPr>
          <w:p w14:paraId="6819142D" w14:textId="77777777" w:rsidR="00C87DEB" w:rsidRPr="00132D15" w:rsidRDefault="00C87DEB" w:rsidP="00191C0B">
            <w:pPr>
              <w:spacing w:line="300" w:lineRule="auto"/>
              <w:rPr>
                <w:sz w:val="28"/>
                <w:szCs w:val="28"/>
                <w:highlight w:val="yellow"/>
              </w:rPr>
            </w:pPr>
            <w:r w:rsidRPr="00132D15">
              <w:rPr>
                <w:sz w:val="28"/>
                <w:szCs w:val="28"/>
                <w:highlight w:val="yellow"/>
              </w:rPr>
              <w:t>Обзор литературы по теме работы</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8027A" w14:textId="77777777" w:rsidR="00C87DEB" w:rsidRPr="00132D15" w:rsidRDefault="00C87DEB" w:rsidP="00191C0B">
            <w:pPr>
              <w:spacing w:line="300" w:lineRule="auto"/>
              <w:jc w:val="center"/>
              <w:rPr>
                <w:color w:val="FF0000"/>
                <w:sz w:val="28"/>
                <w:szCs w:val="28"/>
                <w:highlight w:val="yellow"/>
              </w:rPr>
            </w:pPr>
            <w:r w:rsidRPr="00132D15">
              <w:rPr>
                <w:color w:val="FF0000"/>
                <w:sz w:val="28"/>
                <w:szCs w:val="28"/>
                <w:highlight w:val="yellow"/>
              </w:rPr>
              <w:t>00.00 – 00.00</w:t>
            </w:r>
          </w:p>
        </w:tc>
      </w:tr>
      <w:tr w:rsidR="00C87DEB" w:rsidRPr="00970702" w14:paraId="65B59AA2"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460D3CB1" w14:textId="77777777" w:rsidR="00C87DEB" w:rsidRPr="00132D15" w:rsidRDefault="00C87DEB" w:rsidP="00191C0B">
            <w:pPr>
              <w:spacing w:line="300" w:lineRule="auto"/>
              <w:jc w:val="center"/>
              <w:rPr>
                <w:sz w:val="28"/>
                <w:szCs w:val="28"/>
                <w:highlight w:val="yellow"/>
              </w:rPr>
            </w:pPr>
            <w:r w:rsidRPr="00132D15">
              <w:rPr>
                <w:sz w:val="28"/>
                <w:szCs w:val="28"/>
                <w:highlight w:val="yellow"/>
              </w:rPr>
              <w:t>2</w:t>
            </w:r>
          </w:p>
        </w:tc>
        <w:tc>
          <w:tcPr>
            <w:tcW w:w="6979" w:type="dxa"/>
            <w:tcBorders>
              <w:top w:val="single" w:sz="4" w:space="0" w:color="000000"/>
              <w:left w:val="single" w:sz="4" w:space="0" w:color="000000"/>
              <w:bottom w:val="single" w:sz="4" w:space="0" w:color="000000"/>
            </w:tcBorders>
            <w:shd w:val="clear" w:color="auto" w:fill="auto"/>
            <w:vAlign w:val="center"/>
          </w:tcPr>
          <w:p w14:paraId="04DE2028" w14:textId="7B0BCE0F" w:rsidR="00C87DEB" w:rsidRPr="00132D15" w:rsidRDefault="00477C53" w:rsidP="00191C0B">
            <w:pPr>
              <w:spacing w:line="300" w:lineRule="auto"/>
              <w:rPr>
                <w:sz w:val="28"/>
                <w:szCs w:val="28"/>
                <w:highlight w:val="yellow"/>
              </w:rPr>
            </w:pPr>
            <w:r w:rsidRPr="00132D15">
              <w:rPr>
                <w:sz w:val="28"/>
                <w:szCs w:val="28"/>
                <w:highlight w:val="yellow"/>
              </w:rPr>
              <w:t>Исследование предметной области и постановка задачи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44771" w14:textId="77777777" w:rsidR="00C87DEB" w:rsidRPr="00132D15" w:rsidRDefault="00C87DEB" w:rsidP="00191C0B">
            <w:pPr>
              <w:spacing w:line="300" w:lineRule="auto"/>
              <w:jc w:val="center"/>
              <w:rPr>
                <w:color w:val="FF0000"/>
                <w:sz w:val="28"/>
                <w:szCs w:val="28"/>
                <w:highlight w:val="yellow"/>
              </w:rPr>
            </w:pPr>
            <w:r w:rsidRPr="00132D15">
              <w:rPr>
                <w:color w:val="FF0000"/>
                <w:sz w:val="28"/>
                <w:szCs w:val="28"/>
                <w:highlight w:val="yellow"/>
              </w:rPr>
              <w:t>00.00 – 00.00</w:t>
            </w:r>
          </w:p>
        </w:tc>
      </w:tr>
      <w:tr w:rsidR="00C87DEB" w:rsidRPr="00970702" w14:paraId="5B1E960D"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02FA17DD" w14:textId="77777777" w:rsidR="00C87DEB" w:rsidRPr="00132D15" w:rsidRDefault="00C87DEB" w:rsidP="00191C0B">
            <w:pPr>
              <w:spacing w:line="300" w:lineRule="auto"/>
              <w:jc w:val="center"/>
              <w:rPr>
                <w:sz w:val="28"/>
                <w:szCs w:val="28"/>
                <w:highlight w:val="yellow"/>
              </w:rPr>
            </w:pPr>
            <w:r w:rsidRPr="00132D15">
              <w:rPr>
                <w:sz w:val="28"/>
                <w:szCs w:val="28"/>
                <w:highlight w:val="yellow"/>
              </w:rPr>
              <w:t>3</w:t>
            </w:r>
          </w:p>
        </w:tc>
        <w:tc>
          <w:tcPr>
            <w:tcW w:w="6979" w:type="dxa"/>
            <w:tcBorders>
              <w:top w:val="single" w:sz="4" w:space="0" w:color="000000"/>
              <w:left w:val="single" w:sz="4" w:space="0" w:color="000000"/>
              <w:bottom w:val="single" w:sz="4" w:space="0" w:color="000000"/>
            </w:tcBorders>
            <w:shd w:val="clear" w:color="auto" w:fill="auto"/>
            <w:vAlign w:val="center"/>
          </w:tcPr>
          <w:p w14:paraId="4F72390C" w14:textId="7DE6ECB6" w:rsidR="00C87DEB" w:rsidRPr="00132D15" w:rsidRDefault="00477C53" w:rsidP="00191C0B">
            <w:pPr>
              <w:spacing w:line="300" w:lineRule="auto"/>
              <w:rPr>
                <w:sz w:val="28"/>
                <w:szCs w:val="28"/>
                <w:highlight w:val="yellow"/>
              </w:rPr>
            </w:pPr>
            <w:r w:rsidRPr="00132D15">
              <w:rPr>
                <w:sz w:val="28"/>
                <w:szCs w:val="28"/>
                <w:highlight w:val="yellow"/>
              </w:rPr>
              <w:t>Интерфейсы каналов связи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03714D" w14:textId="77777777" w:rsidR="00C87DEB" w:rsidRPr="00132D15" w:rsidRDefault="00C87DEB" w:rsidP="00191C0B">
            <w:pPr>
              <w:spacing w:line="300" w:lineRule="auto"/>
              <w:jc w:val="center"/>
              <w:rPr>
                <w:color w:val="FF0000"/>
                <w:sz w:val="28"/>
                <w:szCs w:val="28"/>
                <w:highlight w:val="yellow"/>
              </w:rPr>
            </w:pPr>
            <w:r w:rsidRPr="00132D15">
              <w:rPr>
                <w:color w:val="FF0000"/>
                <w:sz w:val="28"/>
                <w:szCs w:val="28"/>
                <w:highlight w:val="yellow"/>
              </w:rPr>
              <w:t>00.00 – 00.00</w:t>
            </w:r>
          </w:p>
        </w:tc>
      </w:tr>
      <w:tr w:rsidR="00C87DEB" w:rsidRPr="00970702" w14:paraId="23D436E7"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3F6F4CF6" w14:textId="77777777" w:rsidR="00C87DEB" w:rsidRPr="00132D15" w:rsidRDefault="00C87DEB" w:rsidP="00191C0B">
            <w:pPr>
              <w:spacing w:line="300" w:lineRule="auto"/>
              <w:jc w:val="center"/>
              <w:rPr>
                <w:sz w:val="28"/>
                <w:szCs w:val="28"/>
                <w:highlight w:val="yellow"/>
              </w:rPr>
            </w:pPr>
            <w:r w:rsidRPr="00132D15">
              <w:rPr>
                <w:sz w:val="28"/>
                <w:szCs w:val="28"/>
                <w:highlight w:val="yellow"/>
              </w:rPr>
              <w:t>4</w:t>
            </w:r>
          </w:p>
        </w:tc>
        <w:tc>
          <w:tcPr>
            <w:tcW w:w="6979" w:type="dxa"/>
            <w:tcBorders>
              <w:top w:val="single" w:sz="4" w:space="0" w:color="000000"/>
              <w:left w:val="single" w:sz="4" w:space="0" w:color="000000"/>
              <w:bottom w:val="single" w:sz="4" w:space="0" w:color="000000"/>
            </w:tcBorders>
            <w:shd w:val="clear" w:color="auto" w:fill="auto"/>
            <w:vAlign w:val="center"/>
          </w:tcPr>
          <w:p w14:paraId="2BE843D9" w14:textId="374CF019" w:rsidR="00C87DEB" w:rsidRPr="00132D15" w:rsidRDefault="00477C53" w:rsidP="00191C0B">
            <w:pPr>
              <w:spacing w:line="300" w:lineRule="auto"/>
              <w:rPr>
                <w:sz w:val="28"/>
                <w:szCs w:val="28"/>
                <w:highlight w:val="yellow"/>
              </w:rPr>
            </w:pPr>
            <w:r w:rsidRPr="00132D15">
              <w:rPr>
                <w:sz w:val="28"/>
                <w:szCs w:val="28"/>
                <w:highlight w:val="yellow"/>
              </w:rPr>
              <w:t>Разработка программного обеспечения</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FA471" w14:textId="77777777" w:rsidR="00C87DEB" w:rsidRPr="00132D15" w:rsidRDefault="00C87DEB" w:rsidP="00191C0B">
            <w:pPr>
              <w:spacing w:line="300" w:lineRule="auto"/>
              <w:jc w:val="center"/>
              <w:rPr>
                <w:color w:val="FF0000"/>
                <w:sz w:val="28"/>
                <w:szCs w:val="28"/>
                <w:highlight w:val="yellow"/>
              </w:rPr>
            </w:pPr>
            <w:r w:rsidRPr="00132D15">
              <w:rPr>
                <w:color w:val="FF0000"/>
                <w:sz w:val="28"/>
                <w:szCs w:val="28"/>
                <w:highlight w:val="yellow"/>
              </w:rPr>
              <w:t>00.00 – 00.00</w:t>
            </w:r>
          </w:p>
        </w:tc>
      </w:tr>
      <w:tr w:rsidR="00477C53" w:rsidRPr="00970702" w14:paraId="6733C1BC"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3ADFA73A" w14:textId="2848D82A" w:rsidR="00477C53" w:rsidRPr="00132D15" w:rsidRDefault="00477C53" w:rsidP="00191C0B">
            <w:pPr>
              <w:spacing w:line="300" w:lineRule="auto"/>
              <w:jc w:val="center"/>
              <w:rPr>
                <w:sz w:val="28"/>
                <w:szCs w:val="28"/>
                <w:highlight w:val="yellow"/>
              </w:rPr>
            </w:pPr>
            <w:r w:rsidRPr="00132D15">
              <w:rPr>
                <w:sz w:val="28"/>
                <w:szCs w:val="28"/>
                <w:highlight w:val="yellow"/>
              </w:rPr>
              <w:t>5</w:t>
            </w:r>
          </w:p>
        </w:tc>
        <w:tc>
          <w:tcPr>
            <w:tcW w:w="6979" w:type="dxa"/>
            <w:tcBorders>
              <w:top w:val="single" w:sz="4" w:space="0" w:color="000000"/>
              <w:left w:val="single" w:sz="4" w:space="0" w:color="000000"/>
              <w:bottom w:val="single" w:sz="4" w:space="0" w:color="000000"/>
            </w:tcBorders>
            <w:shd w:val="clear" w:color="auto" w:fill="auto"/>
            <w:vAlign w:val="center"/>
          </w:tcPr>
          <w:p w14:paraId="311F3756" w14:textId="4B3027B1" w:rsidR="00477C53" w:rsidRPr="00132D15" w:rsidRDefault="00477C53" w:rsidP="00477C53">
            <w:pPr>
              <w:spacing w:line="300" w:lineRule="auto"/>
              <w:rPr>
                <w:sz w:val="28"/>
                <w:szCs w:val="28"/>
                <w:highlight w:val="yellow"/>
              </w:rPr>
            </w:pPr>
            <w:r w:rsidRPr="00132D15">
              <w:rPr>
                <w:sz w:val="28"/>
                <w:szCs w:val="28"/>
                <w:highlight w:val="yellow"/>
              </w:rPr>
              <w:t>Разработка имитатора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A9ADD" w14:textId="77777777" w:rsidR="00477C53" w:rsidRPr="00132D15" w:rsidRDefault="00477C53" w:rsidP="00191C0B">
            <w:pPr>
              <w:spacing w:line="300" w:lineRule="auto"/>
              <w:jc w:val="center"/>
              <w:rPr>
                <w:sz w:val="28"/>
                <w:szCs w:val="28"/>
                <w:highlight w:val="yellow"/>
              </w:rPr>
            </w:pPr>
          </w:p>
        </w:tc>
      </w:tr>
      <w:tr w:rsidR="00477C53" w:rsidRPr="00970702" w14:paraId="7C712C7A"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2443DEF0" w14:textId="0D997EE8" w:rsidR="00477C53" w:rsidRPr="00132D15" w:rsidRDefault="00477C53" w:rsidP="00191C0B">
            <w:pPr>
              <w:spacing w:line="300" w:lineRule="auto"/>
              <w:jc w:val="center"/>
              <w:rPr>
                <w:sz w:val="28"/>
                <w:szCs w:val="28"/>
                <w:highlight w:val="yellow"/>
              </w:rPr>
            </w:pPr>
            <w:r w:rsidRPr="00132D15">
              <w:rPr>
                <w:sz w:val="28"/>
                <w:szCs w:val="28"/>
                <w:highlight w:val="yellow"/>
              </w:rPr>
              <w:t>6</w:t>
            </w:r>
          </w:p>
        </w:tc>
        <w:tc>
          <w:tcPr>
            <w:tcW w:w="6979" w:type="dxa"/>
            <w:tcBorders>
              <w:top w:val="single" w:sz="4" w:space="0" w:color="000000"/>
              <w:left w:val="single" w:sz="4" w:space="0" w:color="000000"/>
              <w:bottom w:val="single" w:sz="4" w:space="0" w:color="000000"/>
            </w:tcBorders>
            <w:shd w:val="clear" w:color="auto" w:fill="auto"/>
            <w:vAlign w:val="center"/>
          </w:tcPr>
          <w:p w14:paraId="5ACC560F" w14:textId="4BF48C4E" w:rsidR="00477C53" w:rsidRPr="00132D15" w:rsidRDefault="00477C53" w:rsidP="00191C0B">
            <w:pPr>
              <w:spacing w:line="300" w:lineRule="auto"/>
              <w:rPr>
                <w:sz w:val="28"/>
                <w:szCs w:val="28"/>
                <w:highlight w:val="yellow"/>
              </w:rPr>
            </w:pPr>
            <w:r w:rsidRPr="00132D15">
              <w:rPr>
                <w:sz w:val="28"/>
                <w:szCs w:val="28"/>
                <w:highlight w:val="yellow"/>
              </w:rPr>
              <w:t>Тестирование ПО</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0E521E" w14:textId="77777777" w:rsidR="00477C53" w:rsidRPr="00132D15" w:rsidRDefault="00477C53" w:rsidP="00191C0B">
            <w:pPr>
              <w:spacing w:line="300" w:lineRule="auto"/>
              <w:jc w:val="center"/>
              <w:rPr>
                <w:sz w:val="28"/>
                <w:szCs w:val="28"/>
                <w:highlight w:val="yellow"/>
              </w:rPr>
            </w:pPr>
          </w:p>
        </w:tc>
      </w:tr>
      <w:tr w:rsidR="00477C53" w:rsidRPr="00970702" w14:paraId="218D012C"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08957CDF" w14:textId="54A644E0" w:rsidR="00477C53" w:rsidRPr="00132D15" w:rsidRDefault="00477C53" w:rsidP="00191C0B">
            <w:pPr>
              <w:spacing w:line="300" w:lineRule="auto"/>
              <w:jc w:val="center"/>
              <w:rPr>
                <w:sz w:val="28"/>
                <w:szCs w:val="28"/>
                <w:highlight w:val="yellow"/>
              </w:rPr>
            </w:pPr>
            <w:r w:rsidRPr="00132D15">
              <w:rPr>
                <w:sz w:val="28"/>
                <w:szCs w:val="28"/>
                <w:highlight w:val="yellow"/>
              </w:rPr>
              <w:t>7</w:t>
            </w:r>
          </w:p>
        </w:tc>
        <w:tc>
          <w:tcPr>
            <w:tcW w:w="6979" w:type="dxa"/>
            <w:tcBorders>
              <w:top w:val="single" w:sz="4" w:space="0" w:color="000000"/>
              <w:left w:val="single" w:sz="4" w:space="0" w:color="000000"/>
              <w:bottom w:val="single" w:sz="4" w:space="0" w:color="000000"/>
            </w:tcBorders>
            <w:shd w:val="clear" w:color="auto" w:fill="auto"/>
            <w:vAlign w:val="center"/>
          </w:tcPr>
          <w:p w14:paraId="69E422D8" w14:textId="02C059FC" w:rsidR="00477C53" w:rsidRPr="00132D15" w:rsidRDefault="00477C53" w:rsidP="00191C0B">
            <w:pPr>
              <w:spacing w:line="300" w:lineRule="auto"/>
              <w:rPr>
                <w:sz w:val="28"/>
                <w:szCs w:val="28"/>
                <w:highlight w:val="yellow"/>
              </w:rPr>
            </w:pPr>
            <w:r w:rsidRPr="00132D15">
              <w:rPr>
                <w:sz w:val="28"/>
                <w:szCs w:val="28"/>
                <w:highlight w:val="yellow"/>
              </w:rPr>
              <w:t>Специальные вопросы обеспечения безопасности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199C45" w14:textId="77777777" w:rsidR="00477C53" w:rsidRPr="00132D15" w:rsidRDefault="00477C53" w:rsidP="00191C0B">
            <w:pPr>
              <w:spacing w:line="300" w:lineRule="auto"/>
              <w:jc w:val="center"/>
              <w:rPr>
                <w:sz w:val="28"/>
                <w:szCs w:val="28"/>
                <w:highlight w:val="yellow"/>
              </w:rPr>
            </w:pPr>
          </w:p>
        </w:tc>
      </w:tr>
      <w:tr w:rsidR="00C87DEB" w:rsidRPr="00970702" w14:paraId="200958C3"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1F4B0A12" w14:textId="51D28FCE" w:rsidR="00C87DEB" w:rsidRPr="00132D15" w:rsidRDefault="00477C53" w:rsidP="00191C0B">
            <w:pPr>
              <w:spacing w:line="300" w:lineRule="auto"/>
              <w:jc w:val="center"/>
              <w:rPr>
                <w:sz w:val="28"/>
                <w:szCs w:val="28"/>
                <w:highlight w:val="yellow"/>
              </w:rPr>
            </w:pPr>
            <w:r w:rsidRPr="00132D15">
              <w:rPr>
                <w:sz w:val="28"/>
                <w:szCs w:val="28"/>
                <w:highlight w:val="yellow"/>
              </w:rPr>
              <w:t>8</w:t>
            </w:r>
          </w:p>
        </w:tc>
        <w:tc>
          <w:tcPr>
            <w:tcW w:w="6979" w:type="dxa"/>
            <w:tcBorders>
              <w:top w:val="single" w:sz="4" w:space="0" w:color="000000"/>
              <w:left w:val="single" w:sz="4" w:space="0" w:color="000000"/>
              <w:bottom w:val="single" w:sz="4" w:space="0" w:color="000000"/>
            </w:tcBorders>
            <w:shd w:val="clear" w:color="auto" w:fill="auto"/>
            <w:vAlign w:val="center"/>
          </w:tcPr>
          <w:p w14:paraId="1CCE1953" w14:textId="77777777" w:rsidR="00C87DEB" w:rsidRPr="00132D15" w:rsidRDefault="00C87DEB" w:rsidP="00191C0B">
            <w:pPr>
              <w:spacing w:line="300" w:lineRule="auto"/>
              <w:rPr>
                <w:sz w:val="28"/>
                <w:szCs w:val="28"/>
                <w:highlight w:val="yellow"/>
              </w:rPr>
            </w:pPr>
            <w:r w:rsidRPr="00132D15">
              <w:rPr>
                <w:sz w:val="28"/>
                <w:szCs w:val="28"/>
                <w:highlight w:val="yellow"/>
              </w:rPr>
              <w:t>Оформление пояснительной записки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E5541" w14:textId="77777777" w:rsidR="00C87DEB" w:rsidRPr="00132D15" w:rsidRDefault="00C87DEB" w:rsidP="00191C0B">
            <w:pPr>
              <w:spacing w:line="300" w:lineRule="auto"/>
              <w:jc w:val="center"/>
              <w:rPr>
                <w:color w:val="FF0000"/>
                <w:sz w:val="28"/>
                <w:szCs w:val="28"/>
                <w:highlight w:val="yellow"/>
              </w:rPr>
            </w:pPr>
            <w:r w:rsidRPr="00132D15">
              <w:rPr>
                <w:color w:val="FF0000"/>
                <w:sz w:val="28"/>
                <w:szCs w:val="28"/>
                <w:highlight w:val="yellow"/>
              </w:rPr>
              <w:t>00.00 – 00.00</w:t>
            </w:r>
          </w:p>
        </w:tc>
      </w:tr>
      <w:tr w:rsidR="00C87DEB" w:rsidRPr="00970702" w14:paraId="4C427451" w14:textId="77777777" w:rsidTr="00191C0B">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219EE285" w14:textId="5DD5B422" w:rsidR="00C87DEB" w:rsidRPr="00132D15" w:rsidRDefault="00477C53" w:rsidP="00191C0B">
            <w:pPr>
              <w:spacing w:line="300" w:lineRule="auto"/>
              <w:jc w:val="center"/>
              <w:rPr>
                <w:sz w:val="28"/>
                <w:szCs w:val="28"/>
                <w:highlight w:val="yellow"/>
              </w:rPr>
            </w:pPr>
            <w:r w:rsidRPr="00132D15">
              <w:rPr>
                <w:sz w:val="28"/>
                <w:szCs w:val="28"/>
                <w:highlight w:val="yellow"/>
              </w:rPr>
              <w:t>9</w:t>
            </w:r>
          </w:p>
        </w:tc>
        <w:tc>
          <w:tcPr>
            <w:tcW w:w="6979" w:type="dxa"/>
            <w:tcBorders>
              <w:top w:val="single" w:sz="4" w:space="0" w:color="000000"/>
              <w:left w:val="single" w:sz="4" w:space="0" w:color="000000"/>
              <w:bottom w:val="single" w:sz="4" w:space="0" w:color="000000"/>
            </w:tcBorders>
            <w:shd w:val="clear" w:color="auto" w:fill="auto"/>
            <w:vAlign w:val="center"/>
          </w:tcPr>
          <w:p w14:paraId="6764CC33" w14:textId="77777777" w:rsidR="00C87DEB" w:rsidRPr="00132D15" w:rsidRDefault="00C87DEB" w:rsidP="00191C0B">
            <w:pPr>
              <w:spacing w:line="300" w:lineRule="auto"/>
              <w:rPr>
                <w:sz w:val="28"/>
                <w:szCs w:val="28"/>
                <w:highlight w:val="yellow"/>
              </w:rPr>
            </w:pPr>
            <w:r w:rsidRPr="00132D15">
              <w:rPr>
                <w:sz w:val="28"/>
                <w:szCs w:val="28"/>
                <w:highlight w:val="yellow"/>
              </w:rPr>
              <w:t>Оформление иллюстративного материала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AB019" w14:textId="77777777" w:rsidR="00C87DEB" w:rsidRPr="00132D15" w:rsidRDefault="00C87DEB" w:rsidP="00191C0B">
            <w:pPr>
              <w:spacing w:line="300" w:lineRule="auto"/>
              <w:jc w:val="center"/>
              <w:rPr>
                <w:color w:val="FF0000"/>
                <w:sz w:val="28"/>
                <w:szCs w:val="28"/>
                <w:highlight w:val="yellow"/>
              </w:rPr>
            </w:pPr>
            <w:r w:rsidRPr="00132D15">
              <w:rPr>
                <w:color w:val="FF0000"/>
                <w:sz w:val="28"/>
                <w:szCs w:val="28"/>
                <w:highlight w:val="yellow"/>
              </w:rPr>
              <w:t>00.00 – 00.00</w:t>
            </w:r>
          </w:p>
        </w:tc>
      </w:tr>
    </w:tbl>
    <w:p w14:paraId="2C751AF9" w14:textId="77777777" w:rsidR="00C87DEB" w:rsidRDefault="00C87DEB" w:rsidP="00C87DEB">
      <w:pPr>
        <w:jc w:val="center"/>
        <w:rPr>
          <w:sz w:val="28"/>
          <w:szCs w:val="28"/>
        </w:rPr>
      </w:pPr>
    </w:p>
    <w:p w14:paraId="3317EC7E" w14:textId="77777777" w:rsidR="00C51A07" w:rsidRDefault="00C51A07" w:rsidP="00C87DEB">
      <w:pPr>
        <w:jc w:val="center"/>
        <w:rPr>
          <w:sz w:val="28"/>
          <w:szCs w:val="28"/>
        </w:rPr>
      </w:pPr>
    </w:p>
    <w:p w14:paraId="5EE09F22" w14:textId="77777777" w:rsidR="00C51A07" w:rsidRDefault="00C51A07" w:rsidP="00C87DEB">
      <w:pPr>
        <w:jc w:val="center"/>
        <w:rPr>
          <w:sz w:val="28"/>
          <w:szCs w:val="28"/>
        </w:rPr>
      </w:pPr>
    </w:p>
    <w:tbl>
      <w:tblPr>
        <w:tblW w:w="9464" w:type="dxa"/>
        <w:tblInd w:w="-108" w:type="dxa"/>
        <w:tblLook w:val="0000" w:firstRow="0" w:lastRow="0" w:firstColumn="0" w:lastColumn="0" w:noHBand="0" w:noVBand="0"/>
      </w:tblPr>
      <w:tblGrid>
        <w:gridCol w:w="4250"/>
        <w:gridCol w:w="2516"/>
        <w:gridCol w:w="2698"/>
      </w:tblGrid>
      <w:tr w:rsidR="00C51A07" w:rsidRPr="007A5D89" w14:paraId="6F591EC2" w14:textId="77777777" w:rsidTr="006B0E9C">
        <w:trPr>
          <w:trHeight w:val="614"/>
        </w:trPr>
        <w:tc>
          <w:tcPr>
            <w:tcW w:w="4250" w:type="dxa"/>
            <w:shd w:val="clear" w:color="auto" w:fill="auto"/>
            <w:vAlign w:val="bottom"/>
          </w:tcPr>
          <w:p w14:paraId="6CA54BF4" w14:textId="77777777" w:rsidR="00C51A07" w:rsidRPr="007A5D89" w:rsidRDefault="00C51A07" w:rsidP="006B0E9C">
            <w:pPr>
              <w:rPr>
                <w:sz w:val="28"/>
                <w:szCs w:val="28"/>
              </w:rPr>
            </w:pPr>
            <w:r w:rsidRPr="007A5D89">
              <w:rPr>
                <w:sz w:val="28"/>
                <w:szCs w:val="28"/>
              </w:rPr>
              <w:lastRenderedPageBreak/>
              <w:t>Студент</w:t>
            </w:r>
          </w:p>
        </w:tc>
        <w:tc>
          <w:tcPr>
            <w:tcW w:w="2516" w:type="dxa"/>
            <w:tcBorders>
              <w:bottom w:val="single" w:sz="4" w:space="0" w:color="000000"/>
            </w:tcBorders>
            <w:shd w:val="clear" w:color="auto" w:fill="auto"/>
            <w:vAlign w:val="bottom"/>
          </w:tcPr>
          <w:p w14:paraId="1C5FADFA" w14:textId="77777777" w:rsidR="00C51A07" w:rsidRPr="007A5D89" w:rsidRDefault="00C51A07" w:rsidP="006B0E9C">
            <w:pPr>
              <w:snapToGrid w:val="0"/>
              <w:rPr>
                <w:sz w:val="28"/>
                <w:szCs w:val="28"/>
              </w:rPr>
            </w:pPr>
          </w:p>
        </w:tc>
        <w:tc>
          <w:tcPr>
            <w:tcW w:w="2698" w:type="dxa"/>
            <w:shd w:val="clear" w:color="auto" w:fill="auto"/>
            <w:vAlign w:val="bottom"/>
          </w:tcPr>
          <w:p w14:paraId="1DA21DAC" w14:textId="6BFA8BEF" w:rsidR="00C51A07" w:rsidRPr="007A5D89" w:rsidRDefault="00C51A07" w:rsidP="006B0E9C">
            <w:pPr>
              <w:jc w:val="center"/>
              <w:rPr>
                <w:sz w:val="28"/>
                <w:szCs w:val="28"/>
              </w:rPr>
            </w:pPr>
            <w:r>
              <w:rPr>
                <w:sz w:val="28"/>
                <w:szCs w:val="28"/>
              </w:rPr>
              <w:t>Ф.Д. Бочаров</w:t>
            </w:r>
          </w:p>
        </w:tc>
      </w:tr>
      <w:tr w:rsidR="00C51A07" w:rsidRPr="007A5D89" w14:paraId="4B4F3B52" w14:textId="77777777" w:rsidTr="006B0E9C">
        <w:trPr>
          <w:trHeight w:val="614"/>
        </w:trPr>
        <w:tc>
          <w:tcPr>
            <w:tcW w:w="4250" w:type="dxa"/>
            <w:shd w:val="clear" w:color="auto" w:fill="auto"/>
            <w:vAlign w:val="bottom"/>
          </w:tcPr>
          <w:p w14:paraId="48FDD90F" w14:textId="77777777" w:rsidR="00C51A07" w:rsidRPr="007A5D89" w:rsidRDefault="00C51A07" w:rsidP="006B0E9C">
            <w:pPr>
              <w:rPr>
                <w:sz w:val="28"/>
                <w:szCs w:val="28"/>
              </w:rPr>
            </w:pPr>
            <w:r w:rsidRPr="007A5D89">
              <w:rPr>
                <w:sz w:val="28"/>
              </w:rPr>
              <w:t>Руководитель</w:t>
            </w:r>
          </w:p>
        </w:tc>
        <w:tc>
          <w:tcPr>
            <w:tcW w:w="2516" w:type="dxa"/>
            <w:tcBorders>
              <w:top w:val="single" w:sz="4" w:space="0" w:color="000000"/>
              <w:bottom w:val="single" w:sz="4" w:space="0" w:color="000000"/>
            </w:tcBorders>
            <w:shd w:val="clear" w:color="auto" w:fill="auto"/>
            <w:vAlign w:val="bottom"/>
          </w:tcPr>
          <w:p w14:paraId="4D7CF388" w14:textId="77777777" w:rsidR="00C51A07" w:rsidRPr="007A5D89" w:rsidRDefault="00C51A07" w:rsidP="006B0E9C">
            <w:pPr>
              <w:snapToGrid w:val="0"/>
              <w:rPr>
                <w:sz w:val="28"/>
                <w:szCs w:val="28"/>
              </w:rPr>
            </w:pPr>
          </w:p>
        </w:tc>
        <w:tc>
          <w:tcPr>
            <w:tcW w:w="2698" w:type="dxa"/>
            <w:shd w:val="clear" w:color="auto" w:fill="auto"/>
            <w:vAlign w:val="bottom"/>
          </w:tcPr>
          <w:p w14:paraId="4D979580" w14:textId="77777777" w:rsidR="00C51A07" w:rsidRPr="007A5D89" w:rsidRDefault="00C51A07" w:rsidP="006B0E9C">
            <w:pPr>
              <w:jc w:val="center"/>
            </w:pPr>
            <w:r w:rsidRPr="007A5D89">
              <w:rPr>
                <w:sz w:val="28"/>
                <w:szCs w:val="28"/>
              </w:rPr>
              <w:t>Н.В. Мальцева</w:t>
            </w:r>
          </w:p>
        </w:tc>
      </w:tr>
      <w:tr w:rsidR="00C51A07" w:rsidRPr="007A5D89" w14:paraId="2AC0F849" w14:textId="77777777" w:rsidTr="006B0E9C">
        <w:trPr>
          <w:trHeight w:val="181"/>
        </w:trPr>
        <w:tc>
          <w:tcPr>
            <w:tcW w:w="4250" w:type="dxa"/>
            <w:shd w:val="clear" w:color="auto" w:fill="auto"/>
          </w:tcPr>
          <w:p w14:paraId="39A3A13D" w14:textId="77777777" w:rsidR="00C51A07" w:rsidRPr="007A5D89" w:rsidRDefault="00C51A07" w:rsidP="006B0E9C">
            <w:pPr>
              <w:ind w:firstLine="1843"/>
              <w:rPr>
                <w:sz w:val="28"/>
              </w:rPr>
            </w:pPr>
            <w:r w:rsidRPr="007A5D89">
              <w:rPr>
                <w:i/>
                <w:vertAlign w:val="superscript"/>
              </w:rPr>
              <w:t>(к.т.н., доцент)</w:t>
            </w:r>
          </w:p>
        </w:tc>
        <w:tc>
          <w:tcPr>
            <w:tcW w:w="2516" w:type="dxa"/>
            <w:tcBorders>
              <w:top w:val="single" w:sz="4" w:space="0" w:color="000000"/>
            </w:tcBorders>
            <w:shd w:val="clear" w:color="auto" w:fill="auto"/>
            <w:vAlign w:val="bottom"/>
          </w:tcPr>
          <w:p w14:paraId="556D82F1" w14:textId="77777777" w:rsidR="00C51A07" w:rsidRPr="007A5D89" w:rsidRDefault="00C51A07" w:rsidP="006B0E9C">
            <w:pPr>
              <w:snapToGrid w:val="0"/>
              <w:rPr>
                <w:sz w:val="28"/>
                <w:szCs w:val="28"/>
              </w:rPr>
            </w:pPr>
          </w:p>
        </w:tc>
        <w:tc>
          <w:tcPr>
            <w:tcW w:w="2698" w:type="dxa"/>
            <w:shd w:val="clear" w:color="auto" w:fill="auto"/>
            <w:vAlign w:val="bottom"/>
          </w:tcPr>
          <w:p w14:paraId="654532F6" w14:textId="77777777" w:rsidR="00C51A07" w:rsidRPr="007A5D89" w:rsidRDefault="00C51A07" w:rsidP="006B0E9C">
            <w:pPr>
              <w:snapToGrid w:val="0"/>
              <w:jc w:val="center"/>
              <w:rPr>
                <w:sz w:val="28"/>
                <w:szCs w:val="28"/>
              </w:rPr>
            </w:pPr>
          </w:p>
        </w:tc>
      </w:tr>
      <w:tr w:rsidR="00C51A07" w:rsidRPr="007A5D89" w14:paraId="550B9B9E" w14:textId="77777777" w:rsidTr="006B0E9C">
        <w:trPr>
          <w:trHeight w:val="140"/>
        </w:trPr>
        <w:tc>
          <w:tcPr>
            <w:tcW w:w="4250" w:type="dxa"/>
            <w:shd w:val="clear" w:color="auto" w:fill="auto"/>
            <w:vAlign w:val="bottom"/>
          </w:tcPr>
          <w:p w14:paraId="4801D818" w14:textId="77777777" w:rsidR="00C51A07" w:rsidRPr="007A5D89" w:rsidRDefault="00C51A07" w:rsidP="006B0E9C">
            <w:pPr>
              <w:rPr>
                <w:sz w:val="28"/>
                <w:szCs w:val="28"/>
              </w:rPr>
            </w:pPr>
            <w:r w:rsidRPr="007A5D89">
              <w:rPr>
                <w:sz w:val="28"/>
              </w:rPr>
              <w:t>Консультант</w:t>
            </w:r>
          </w:p>
        </w:tc>
        <w:tc>
          <w:tcPr>
            <w:tcW w:w="2516" w:type="dxa"/>
            <w:tcBorders>
              <w:bottom w:val="single" w:sz="4" w:space="0" w:color="000000"/>
            </w:tcBorders>
            <w:shd w:val="clear" w:color="auto" w:fill="auto"/>
            <w:vAlign w:val="bottom"/>
          </w:tcPr>
          <w:p w14:paraId="09CBE6D1" w14:textId="77777777" w:rsidR="00C51A07" w:rsidRPr="007A5D89" w:rsidRDefault="00C51A07" w:rsidP="006B0E9C">
            <w:pPr>
              <w:snapToGrid w:val="0"/>
              <w:rPr>
                <w:sz w:val="28"/>
                <w:szCs w:val="28"/>
              </w:rPr>
            </w:pPr>
          </w:p>
        </w:tc>
        <w:tc>
          <w:tcPr>
            <w:tcW w:w="2698" w:type="dxa"/>
            <w:shd w:val="clear" w:color="auto" w:fill="auto"/>
            <w:vAlign w:val="bottom"/>
          </w:tcPr>
          <w:p w14:paraId="6E628816" w14:textId="488A77BE" w:rsidR="00C51A07" w:rsidRPr="007A5D89" w:rsidRDefault="00364271" w:rsidP="006B0E9C">
            <w:pPr>
              <w:jc w:val="center"/>
            </w:pPr>
            <w:r>
              <w:rPr>
                <w:sz w:val="28"/>
                <w:szCs w:val="28"/>
              </w:rPr>
              <w:t xml:space="preserve">А.М. </w:t>
            </w:r>
            <w:proofErr w:type="spellStart"/>
            <w:r>
              <w:rPr>
                <w:sz w:val="28"/>
                <w:szCs w:val="28"/>
              </w:rPr>
              <w:t>Шаторная</w:t>
            </w:r>
            <w:proofErr w:type="spellEnd"/>
          </w:p>
        </w:tc>
      </w:tr>
    </w:tbl>
    <w:p w14:paraId="40719E1B" w14:textId="77777777" w:rsidR="00C87DEB" w:rsidRPr="00970702" w:rsidRDefault="00C87DEB" w:rsidP="00C87DEB">
      <w:pPr>
        <w:spacing w:line="360" w:lineRule="auto"/>
        <w:ind w:firstLine="1985"/>
        <w:jc w:val="center"/>
      </w:pPr>
      <w:r w:rsidRPr="00970702">
        <w:br w:type="page"/>
      </w:r>
    </w:p>
    <w:p w14:paraId="61CB4427" w14:textId="77777777" w:rsidR="00C87DEB" w:rsidRPr="00970702" w:rsidRDefault="00C87DEB" w:rsidP="00C87DEB">
      <w:pPr>
        <w:spacing w:line="360" w:lineRule="auto"/>
        <w:jc w:val="center"/>
        <w:rPr>
          <w:sz w:val="28"/>
          <w:szCs w:val="28"/>
        </w:rPr>
      </w:pPr>
      <w:r w:rsidRPr="00970702">
        <w:rPr>
          <w:b/>
          <w:sz w:val="28"/>
          <w:szCs w:val="28"/>
        </w:rPr>
        <w:lastRenderedPageBreak/>
        <w:t>РЕФЕРАТ</w:t>
      </w:r>
    </w:p>
    <w:p w14:paraId="4E027DE9" w14:textId="77777777" w:rsidR="00C87DEB" w:rsidRPr="00132D15" w:rsidRDefault="00C87DEB" w:rsidP="00C87DEB">
      <w:pPr>
        <w:spacing w:line="360" w:lineRule="auto"/>
        <w:jc w:val="both"/>
        <w:rPr>
          <w:sz w:val="28"/>
          <w:szCs w:val="28"/>
          <w:highlight w:val="yellow"/>
        </w:rPr>
      </w:pPr>
      <w:r w:rsidRPr="00970702">
        <w:rPr>
          <w:sz w:val="28"/>
          <w:szCs w:val="28"/>
        </w:rPr>
        <w:tab/>
      </w:r>
      <w:r w:rsidRPr="00132D15">
        <w:rPr>
          <w:sz w:val="28"/>
          <w:szCs w:val="28"/>
          <w:highlight w:val="yellow"/>
        </w:rPr>
        <w:t xml:space="preserve">Пояснительная записка </w:t>
      </w:r>
      <w:r w:rsidRPr="00132D15">
        <w:rPr>
          <w:color w:val="C9211E"/>
          <w:sz w:val="28"/>
          <w:szCs w:val="28"/>
          <w:highlight w:val="yellow"/>
        </w:rPr>
        <w:t xml:space="preserve">65 </w:t>
      </w:r>
      <w:r w:rsidRPr="00132D15">
        <w:rPr>
          <w:sz w:val="28"/>
          <w:szCs w:val="28"/>
          <w:highlight w:val="yellow"/>
        </w:rPr>
        <w:t xml:space="preserve">стр., </w:t>
      </w:r>
      <w:r w:rsidRPr="00132D15">
        <w:rPr>
          <w:color w:val="C9211E"/>
          <w:sz w:val="28"/>
          <w:szCs w:val="28"/>
          <w:highlight w:val="yellow"/>
        </w:rPr>
        <w:t>19</w:t>
      </w:r>
      <w:r w:rsidRPr="00132D15">
        <w:rPr>
          <w:sz w:val="28"/>
          <w:szCs w:val="28"/>
          <w:highlight w:val="yellow"/>
        </w:rPr>
        <w:t xml:space="preserve"> рис., </w:t>
      </w:r>
      <w:r w:rsidRPr="00132D15">
        <w:rPr>
          <w:color w:val="C9211E"/>
          <w:sz w:val="28"/>
          <w:szCs w:val="28"/>
          <w:highlight w:val="yellow"/>
        </w:rPr>
        <w:t>16</w:t>
      </w:r>
      <w:r w:rsidRPr="00132D15">
        <w:rPr>
          <w:sz w:val="28"/>
          <w:szCs w:val="28"/>
          <w:highlight w:val="yellow"/>
        </w:rPr>
        <w:t xml:space="preserve"> табл., </w:t>
      </w:r>
      <w:r w:rsidRPr="00132D15">
        <w:rPr>
          <w:color w:val="C9211E"/>
          <w:sz w:val="28"/>
          <w:szCs w:val="28"/>
          <w:highlight w:val="yellow"/>
        </w:rPr>
        <w:t>24</w:t>
      </w:r>
      <w:r w:rsidRPr="00132D15">
        <w:rPr>
          <w:sz w:val="28"/>
          <w:szCs w:val="28"/>
          <w:highlight w:val="yellow"/>
        </w:rPr>
        <w:t xml:space="preserve"> ист.</w:t>
      </w:r>
    </w:p>
    <w:p w14:paraId="50A52325" w14:textId="1012CFCA" w:rsidR="00C87DEB" w:rsidRPr="00132D15" w:rsidRDefault="00D414D2" w:rsidP="00C87DEB">
      <w:pPr>
        <w:spacing w:line="360" w:lineRule="auto"/>
        <w:ind w:left="708"/>
        <w:jc w:val="both"/>
        <w:rPr>
          <w:sz w:val="28"/>
          <w:szCs w:val="28"/>
          <w:highlight w:val="yellow"/>
        </w:rPr>
      </w:pPr>
      <w:r w:rsidRPr="00132D15">
        <w:rPr>
          <w:sz w:val="28"/>
          <w:szCs w:val="28"/>
          <w:highlight w:val="yellow"/>
        </w:rPr>
        <w:t>ЦВК, ГАС, СВС, многопоточность</w:t>
      </w:r>
      <w:r w:rsidR="00C87DEB" w:rsidRPr="00132D15">
        <w:rPr>
          <w:sz w:val="28"/>
          <w:szCs w:val="28"/>
          <w:highlight w:val="yellow"/>
        </w:rPr>
        <w:t>.</w:t>
      </w:r>
    </w:p>
    <w:p w14:paraId="6A421190" w14:textId="77777777" w:rsidR="00C87DEB" w:rsidRPr="00132D15" w:rsidRDefault="00C87DEB" w:rsidP="00C87DEB">
      <w:pPr>
        <w:spacing w:line="360" w:lineRule="auto"/>
        <w:jc w:val="both"/>
        <w:rPr>
          <w:sz w:val="28"/>
          <w:szCs w:val="28"/>
          <w:highlight w:val="yellow"/>
        </w:rPr>
      </w:pPr>
      <w:r w:rsidRPr="00132D15">
        <w:rPr>
          <w:sz w:val="28"/>
          <w:szCs w:val="28"/>
          <w:highlight w:val="yellow"/>
        </w:rPr>
        <w:tab/>
      </w:r>
      <w:r w:rsidRPr="00132D15">
        <w:rPr>
          <w:b/>
          <w:sz w:val="28"/>
          <w:szCs w:val="28"/>
          <w:highlight w:val="yellow"/>
        </w:rPr>
        <w:t>Объектом исследования</w:t>
      </w:r>
      <w:r w:rsidRPr="00132D15">
        <w:rPr>
          <w:sz w:val="28"/>
          <w:szCs w:val="28"/>
          <w:highlight w:val="yellow"/>
        </w:rPr>
        <w:t xml:space="preserve"> является </w:t>
      </w:r>
      <w:r w:rsidRPr="00132D15">
        <w:rPr>
          <w:color w:val="C9211E"/>
          <w:sz w:val="28"/>
          <w:szCs w:val="28"/>
          <w:highlight w:val="yellow"/>
        </w:rPr>
        <w:t>....</w:t>
      </w:r>
    </w:p>
    <w:p w14:paraId="03A8BA53" w14:textId="77777777" w:rsidR="00C87DEB" w:rsidRPr="00970702" w:rsidRDefault="00C87DEB" w:rsidP="00C87DEB">
      <w:pPr>
        <w:spacing w:line="360" w:lineRule="auto"/>
        <w:jc w:val="both"/>
        <w:rPr>
          <w:sz w:val="28"/>
          <w:szCs w:val="28"/>
        </w:rPr>
      </w:pPr>
      <w:r w:rsidRPr="00132D15">
        <w:rPr>
          <w:sz w:val="28"/>
          <w:szCs w:val="28"/>
          <w:highlight w:val="yellow"/>
        </w:rPr>
        <w:tab/>
      </w:r>
      <w:r w:rsidRPr="00132D15">
        <w:rPr>
          <w:b/>
          <w:sz w:val="28"/>
          <w:szCs w:val="28"/>
          <w:highlight w:val="yellow"/>
        </w:rPr>
        <w:t>Предметом исследования</w:t>
      </w:r>
      <w:r w:rsidRPr="00132D15">
        <w:rPr>
          <w:sz w:val="28"/>
          <w:szCs w:val="28"/>
          <w:highlight w:val="yellow"/>
        </w:rPr>
        <w:t xml:space="preserve"> является </w:t>
      </w:r>
      <w:r w:rsidRPr="00132D15">
        <w:rPr>
          <w:color w:val="C9211E"/>
          <w:sz w:val="28"/>
          <w:szCs w:val="28"/>
          <w:highlight w:val="yellow"/>
        </w:rPr>
        <w:t>...</w:t>
      </w:r>
      <w:r w:rsidRPr="00132D15">
        <w:rPr>
          <w:sz w:val="28"/>
          <w:szCs w:val="28"/>
          <w:highlight w:val="yellow"/>
        </w:rPr>
        <w:t>.</w:t>
      </w:r>
    </w:p>
    <w:p w14:paraId="7B00C309" w14:textId="3D2C2A06" w:rsidR="00C87DEB" w:rsidRPr="00132D15" w:rsidRDefault="00C87DEB" w:rsidP="00C87DEB">
      <w:pPr>
        <w:spacing w:line="360" w:lineRule="auto"/>
        <w:jc w:val="both"/>
        <w:rPr>
          <w:sz w:val="28"/>
          <w:szCs w:val="28"/>
        </w:rPr>
      </w:pPr>
      <w:r w:rsidRPr="00132D15">
        <w:rPr>
          <w:sz w:val="28"/>
          <w:szCs w:val="28"/>
        </w:rPr>
        <w:tab/>
      </w:r>
      <w:r w:rsidRPr="00132D15">
        <w:rPr>
          <w:b/>
          <w:sz w:val="28"/>
          <w:szCs w:val="28"/>
        </w:rPr>
        <w:t>Цель работы:</w:t>
      </w:r>
      <w:r w:rsidRPr="00132D15">
        <w:rPr>
          <w:sz w:val="28"/>
          <w:szCs w:val="28"/>
        </w:rPr>
        <w:t xml:space="preserve"> </w:t>
      </w:r>
      <w:r w:rsidR="00C51A07" w:rsidRPr="00132D15">
        <w:rPr>
          <w:sz w:val="28"/>
          <w:szCs w:val="28"/>
        </w:rPr>
        <w:t>является проектирование и разработка ПО СВС для ЦВК гидроакустической станции, используя язык программирования Си.</w:t>
      </w:r>
    </w:p>
    <w:p w14:paraId="67473C02" w14:textId="312E5D2F" w:rsidR="00C87DEB" w:rsidRPr="00132D15" w:rsidRDefault="00C87DEB" w:rsidP="00C87DEB">
      <w:pPr>
        <w:spacing w:line="360" w:lineRule="auto"/>
        <w:jc w:val="both"/>
        <w:rPr>
          <w:sz w:val="28"/>
          <w:szCs w:val="28"/>
        </w:rPr>
      </w:pPr>
      <w:r w:rsidRPr="00132D15">
        <w:rPr>
          <w:sz w:val="28"/>
          <w:szCs w:val="28"/>
        </w:rPr>
        <w:tab/>
      </w:r>
      <w:r w:rsidR="00D414D2" w:rsidRPr="00132D15">
        <w:rPr>
          <w:sz w:val="28"/>
          <w:szCs w:val="28"/>
        </w:rPr>
        <w:t>В работе проводится анализ характеристик отечественных вычислительных средств, интерфейсов каналов связи. Проводится анализ требований к программному обеспечению</w:t>
      </w:r>
      <w:r w:rsidR="00146F41" w:rsidRPr="00132D15">
        <w:rPr>
          <w:sz w:val="28"/>
          <w:szCs w:val="28"/>
        </w:rPr>
        <w:t xml:space="preserve">. Исходя из этого избирается модель разработки и структура ПО. После разработки для первоначального тестирования программного обеспечения выбирается структура имитатора данных. При помощи разработанного имитатора производится автономное и комплексное тестирование программного обеспечения системы внешних связей. </w:t>
      </w:r>
    </w:p>
    <w:p w14:paraId="32D60FCA" w14:textId="77777777" w:rsidR="00C87DEB" w:rsidRPr="00132D15" w:rsidRDefault="00C87DEB" w:rsidP="00C87DEB">
      <w:pPr>
        <w:spacing w:line="360" w:lineRule="auto"/>
      </w:pPr>
      <w:r w:rsidRPr="00132D15">
        <w:br w:type="page"/>
      </w:r>
    </w:p>
    <w:p w14:paraId="592883E9" w14:textId="77777777" w:rsidR="00C87DEB" w:rsidRPr="00C87DEB" w:rsidRDefault="00C87DEB" w:rsidP="00C87DEB">
      <w:pPr>
        <w:spacing w:line="360" w:lineRule="auto"/>
        <w:jc w:val="center"/>
        <w:rPr>
          <w:b/>
          <w:bCs/>
        </w:rPr>
      </w:pPr>
      <w:r w:rsidRPr="00132D15">
        <w:rPr>
          <w:b/>
          <w:sz w:val="28"/>
          <w:szCs w:val="28"/>
          <w:highlight w:val="yellow"/>
          <w:lang w:val="en-US"/>
        </w:rPr>
        <w:lastRenderedPageBreak/>
        <w:t>ABSTRACT</w:t>
      </w:r>
    </w:p>
    <w:p w14:paraId="5095714D" w14:textId="77777777" w:rsidR="00E001A4" w:rsidRDefault="00E001A4">
      <w:pPr>
        <w:rPr>
          <w:lang w:eastAsia="en-US"/>
        </w:rPr>
      </w:pPr>
      <w:r>
        <w:br w:type="page"/>
      </w:r>
      <w:bookmarkStart w:id="0" w:name="_GoBack"/>
      <w:bookmarkEnd w:id="0"/>
    </w:p>
    <w:p w14:paraId="69ED80C1" w14:textId="2050A34C" w:rsidR="00397CF6" w:rsidRPr="00191C0B" w:rsidRDefault="002114CE" w:rsidP="00E001A4">
      <w:pPr>
        <w:pStyle w:val="aff1"/>
        <w:tabs>
          <w:tab w:val="center" w:pos="4677"/>
        </w:tabs>
        <w:spacing w:after="360"/>
        <w:jc w:val="center"/>
        <w:rPr>
          <w:rFonts w:ascii="Times New Roman" w:hAnsi="Times New Roman"/>
          <w:b/>
          <w:bCs/>
          <w:color w:val="auto"/>
          <w:lang w:val="ru-RU"/>
        </w:rPr>
      </w:pPr>
      <w:r w:rsidRPr="00DF2002">
        <w:rPr>
          <w:rFonts w:ascii="Times New Roman" w:hAnsi="Times New Roman"/>
          <w:b/>
          <w:bCs/>
          <w:color w:val="auto"/>
          <w:lang w:val="ru-RU"/>
        </w:rPr>
        <w:lastRenderedPageBreak/>
        <w:t>Содержание</w:t>
      </w:r>
    </w:p>
    <w:p w14:paraId="7F68EF17" w14:textId="669D76A8" w:rsidR="00E001A4" w:rsidRDefault="00397CF6">
      <w:pPr>
        <w:pStyle w:val="17"/>
        <w:tabs>
          <w:tab w:val="right" w:leader="dot" w:pos="9344"/>
        </w:tabs>
        <w:rPr>
          <w:rFonts w:asciiTheme="minorHAnsi" w:eastAsiaTheme="minorEastAsia" w:hAnsiTheme="minorHAnsi" w:cstheme="minorBidi"/>
          <w:noProof/>
          <w:sz w:val="22"/>
          <w:szCs w:val="22"/>
        </w:rPr>
      </w:pPr>
      <w:r w:rsidRPr="007A5AD6">
        <w:rPr>
          <w:sz w:val="28"/>
          <w:szCs w:val="28"/>
        </w:rPr>
        <w:fldChar w:fldCharType="begin"/>
      </w:r>
      <w:r w:rsidRPr="007A5AD6">
        <w:rPr>
          <w:sz w:val="28"/>
          <w:szCs w:val="28"/>
        </w:rPr>
        <w:instrText xml:space="preserve"> TOC \o "1-3" \h \z \u </w:instrText>
      </w:r>
      <w:r w:rsidRPr="007A5AD6">
        <w:rPr>
          <w:sz w:val="28"/>
          <w:szCs w:val="28"/>
        </w:rPr>
        <w:fldChar w:fldCharType="separate"/>
      </w:r>
      <w:hyperlink w:anchor="_Toc166017147" w:history="1">
        <w:r w:rsidR="00E001A4" w:rsidRPr="00381D24">
          <w:rPr>
            <w:rStyle w:val="af7"/>
            <w:bCs/>
            <w:noProof/>
          </w:rPr>
          <w:t>Определения, обозначения и сокращения</w:t>
        </w:r>
        <w:r w:rsidR="00E001A4">
          <w:rPr>
            <w:noProof/>
            <w:webHidden/>
          </w:rPr>
          <w:tab/>
        </w:r>
        <w:r w:rsidR="00E001A4">
          <w:rPr>
            <w:noProof/>
            <w:webHidden/>
          </w:rPr>
          <w:fldChar w:fldCharType="begin"/>
        </w:r>
        <w:r w:rsidR="00E001A4">
          <w:rPr>
            <w:noProof/>
            <w:webHidden/>
          </w:rPr>
          <w:instrText xml:space="preserve"> PAGEREF _Toc166017147 \h </w:instrText>
        </w:r>
        <w:r w:rsidR="00E001A4">
          <w:rPr>
            <w:noProof/>
            <w:webHidden/>
          </w:rPr>
        </w:r>
        <w:r w:rsidR="00E001A4">
          <w:rPr>
            <w:noProof/>
            <w:webHidden/>
          </w:rPr>
          <w:fldChar w:fldCharType="separate"/>
        </w:r>
        <w:r w:rsidR="00E001A4">
          <w:rPr>
            <w:noProof/>
            <w:webHidden/>
          </w:rPr>
          <w:t>9</w:t>
        </w:r>
        <w:r w:rsidR="00E001A4">
          <w:rPr>
            <w:noProof/>
            <w:webHidden/>
          </w:rPr>
          <w:fldChar w:fldCharType="end"/>
        </w:r>
      </w:hyperlink>
    </w:p>
    <w:p w14:paraId="77A95105" w14:textId="29C6B223" w:rsidR="00E001A4" w:rsidRDefault="00E001A4">
      <w:pPr>
        <w:pStyle w:val="17"/>
        <w:tabs>
          <w:tab w:val="right" w:leader="dot" w:pos="9344"/>
        </w:tabs>
        <w:rPr>
          <w:rFonts w:asciiTheme="minorHAnsi" w:eastAsiaTheme="minorEastAsia" w:hAnsiTheme="minorHAnsi" w:cstheme="minorBidi"/>
          <w:noProof/>
          <w:sz w:val="22"/>
          <w:szCs w:val="22"/>
        </w:rPr>
      </w:pPr>
      <w:hyperlink w:anchor="_Toc166017148" w:history="1">
        <w:r w:rsidRPr="00381D24">
          <w:rPr>
            <w:rStyle w:val="af7"/>
            <w:noProof/>
          </w:rPr>
          <w:t>Введение</w:t>
        </w:r>
        <w:r>
          <w:rPr>
            <w:noProof/>
            <w:webHidden/>
          </w:rPr>
          <w:tab/>
        </w:r>
        <w:r>
          <w:rPr>
            <w:noProof/>
            <w:webHidden/>
          </w:rPr>
          <w:fldChar w:fldCharType="begin"/>
        </w:r>
        <w:r>
          <w:rPr>
            <w:noProof/>
            <w:webHidden/>
          </w:rPr>
          <w:instrText xml:space="preserve"> PAGEREF _Toc166017148 \h </w:instrText>
        </w:r>
        <w:r>
          <w:rPr>
            <w:noProof/>
            <w:webHidden/>
          </w:rPr>
        </w:r>
        <w:r>
          <w:rPr>
            <w:noProof/>
            <w:webHidden/>
          </w:rPr>
          <w:fldChar w:fldCharType="separate"/>
        </w:r>
        <w:r>
          <w:rPr>
            <w:noProof/>
            <w:webHidden/>
          </w:rPr>
          <w:t>11</w:t>
        </w:r>
        <w:r>
          <w:rPr>
            <w:noProof/>
            <w:webHidden/>
          </w:rPr>
          <w:fldChar w:fldCharType="end"/>
        </w:r>
      </w:hyperlink>
    </w:p>
    <w:p w14:paraId="35961CD6" w14:textId="7E09EBE7" w:rsidR="00E001A4" w:rsidRDefault="00E001A4">
      <w:pPr>
        <w:pStyle w:val="17"/>
        <w:tabs>
          <w:tab w:val="left" w:pos="440"/>
          <w:tab w:val="right" w:leader="dot" w:pos="9344"/>
        </w:tabs>
        <w:rPr>
          <w:rFonts w:asciiTheme="minorHAnsi" w:eastAsiaTheme="minorEastAsia" w:hAnsiTheme="minorHAnsi" w:cstheme="minorBidi"/>
          <w:noProof/>
          <w:sz w:val="22"/>
          <w:szCs w:val="22"/>
        </w:rPr>
      </w:pPr>
      <w:hyperlink w:anchor="_Toc166017149" w:history="1">
        <w:r w:rsidRPr="00381D24">
          <w:rPr>
            <w:rStyle w:val="af7"/>
            <w:noProof/>
          </w:rPr>
          <w:t>1.</w:t>
        </w:r>
        <w:r>
          <w:rPr>
            <w:rFonts w:asciiTheme="minorHAnsi" w:eastAsiaTheme="minorEastAsia" w:hAnsiTheme="minorHAnsi" w:cstheme="minorBidi"/>
            <w:noProof/>
            <w:sz w:val="22"/>
            <w:szCs w:val="22"/>
          </w:rPr>
          <w:tab/>
        </w:r>
        <w:r w:rsidRPr="00381D24">
          <w:rPr>
            <w:rStyle w:val="af7"/>
            <w:noProof/>
          </w:rPr>
          <w:t>Глава 1. Исследование предметной области и постановка задачи</w:t>
        </w:r>
        <w:r>
          <w:rPr>
            <w:noProof/>
            <w:webHidden/>
          </w:rPr>
          <w:tab/>
        </w:r>
        <w:r>
          <w:rPr>
            <w:noProof/>
            <w:webHidden/>
          </w:rPr>
          <w:fldChar w:fldCharType="begin"/>
        </w:r>
        <w:r>
          <w:rPr>
            <w:noProof/>
            <w:webHidden/>
          </w:rPr>
          <w:instrText xml:space="preserve"> PAGEREF _Toc166017149 \h </w:instrText>
        </w:r>
        <w:r>
          <w:rPr>
            <w:noProof/>
            <w:webHidden/>
          </w:rPr>
        </w:r>
        <w:r>
          <w:rPr>
            <w:noProof/>
            <w:webHidden/>
          </w:rPr>
          <w:fldChar w:fldCharType="separate"/>
        </w:r>
        <w:r>
          <w:rPr>
            <w:noProof/>
            <w:webHidden/>
          </w:rPr>
          <w:t>14</w:t>
        </w:r>
        <w:r>
          <w:rPr>
            <w:noProof/>
            <w:webHidden/>
          </w:rPr>
          <w:fldChar w:fldCharType="end"/>
        </w:r>
      </w:hyperlink>
    </w:p>
    <w:p w14:paraId="5ADD067F" w14:textId="5063AB53"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0" w:history="1">
        <w:r w:rsidRPr="00381D24">
          <w:rPr>
            <w:rStyle w:val="af7"/>
            <w:noProof/>
          </w:rPr>
          <w:t>1.1. Характеристики ВК-27.07</w:t>
        </w:r>
        <w:r>
          <w:rPr>
            <w:noProof/>
            <w:webHidden/>
          </w:rPr>
          <w:tab/>
        </w:r>
        <w:r>
          <w:rPr>
            <w:noProof/>
            <w:webHidden/>
          </w:rPr>
          <w:fldChar w:fldCharType="begin"/>
        </w:r>
        <w:r>
          <w:rPr>
            <w:noProof/>
            <w:webHidden/>
          </w:rPr>
          <w:instrText xml:space="preserve"> PAGEREF _Toc166017150 \h </w:instrText>
        </w:r>
        <w:r>
          <w:rPr>
            <w:noProof/>
            <w:webHidden/>
          </w:rPr>
        </w:r>
        <w:r>
          <w:rPr>
            <w:noProof/>
            <w:webHidden/>
          </w:rPr>
          <w:fldChar w:fldCharType="separate"/>
        </w:r>
        <w:r>
          <w:rPr>
            <w:noProof/>
            <w:webHidden/>
          </w:rPr>
          <w:t>16</w:t>
        </w:r>
        <w:r>
          <w:rPr>
            <w:noProof/>
            <w:webHidden/>
          </w:rPr>
          <w:fldChar w:fldCharType="end"/>
        </w:r>
      </w:hyperlink>
    </w:p>
    <w:p w14:paraId="6C4F1E49" w14:textId="2ED47CE6"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1" w:history="1">
        <w:r w:rsidRPr="00381D24">
          <w:rPr>
            <w:rStyle w:val="af7"/>
            <w:noProof/>
          </w:rPr>
          <w:t>1.2. Многопоточность</w:t>
        </w:r>
        <w:r>
          <w:rPr>
            <w:noProof/>
            <w:webHidden/>
          </w:rPr>
          <w:tab/>
        </w:r>
        <w:r>
          <w:rPr>
            <w:noProof/>
            <w:webHidden/>
          </w:rPr>
          <w:fldChar w:fldCharType="begin"/>
        </w:r>
        <w:r>
          <w:rPr>
            <w:noProof/>
            <w:webHidden/>
          </w:rPr>
          <w:instrText xml:space="preserve"> PAGEREF _Toc166017151 \h </w:instrText>
        </w:r>
        <w:r>
          <w:rPr>
            <w:noProof/>
            <w:webHidden/>
          </w:rPr>
        </w:r>
        <w:r>
          <w:rPr>
            <w:noProof/>
            <w:webHidden/>
          </w:rPr>
          <w:fldChar w:fldCharType="separate"/>
        </w:r>
        <w:r>
          <w:rPr>
            <w:noProof/>
            <w:webHidden/>
          </w:rPr>
          <w:t>22</w:t>
        </w:r>
        <w:r>
          <w:rPr>
            <w:noProof/>
            <w:webHidden/>
          </w:rPr>
          <w:fldChar w:fldCharType="end"/>
        </w:r>
      </w:hyperlink>
    </w:p>
    <w:p w14:paraId="3249C2CB" w14:textId="55B75CC9"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2" w:history="1">
        <w:r w:rsidRPr="00381D24">
          <w:rPr>
            <w:rStyle w:val="af7"/>
            <w:noProof/>
          </w:rPr>
          <w:t>1.3. Система обмена</w:t>
        </w:r>
        <w:r>
          <w:rPr>
            <w:noProof/>
            <w:webHidden/>
          </w:rPr>
          <w:tab/>
        </w:r>
        <w:r>
          <w:rPr>
            <w:noProof/>
            <w:webHidden/>
          </w:rPr>
          <w:fldChar w:fldCharType="begin"/>
        </w:r>
        <w:r>
          <w:rPr>
            <w:noProof/>
            <w:webHidden/>
          </w:rPr>
          <w:instrText xml:space="preserve"> PAGEREF _Toc166017152 \h </w:instrText>
        </w:r>
        <w:r>
          <w:rPr>
            <w:noProof/>
            <w:webHidden/>
          </w:rPr>
        </w:r>
        <w:r>
          <w:rPr>
            <w:noProof/>
            <w:webHidden/>
          </w:rPr>
          <w:fldChar w:fldCharType="separate"/>
        </w:r>
        <w:r>
          <w:rPr>
            <w:noProof/>
            <w:webHidden/>
          </w:rPr>
          <w:t>27</w:t>
        </w:r>
        <w:r>
          <w:rPr>
            <w:noProof/>
            <w:webHidden/>
          </w:rPr>
          <w:fldChar w:fldCharType="end"/>
        </w:r>
      </w:hyperlink>
    </w:p>
    <w:p w14:paraId="52C2AB5B" w14:textId="703C0F92" w:rsidR="00E001A4" w:rsidRDefault="00E001A4">
      <w:pPr>
        <w:pStyle w:val="17"/>
        <w:tabs>
          <w:tab w:val="left" w:pos="440"/>
          <w:tab w:val="right" w:leader="dot" w:pos="9344"/>
        </w:tabs>
        <w:rPr>
          <w:rFonts w:asciiTheme="minorHAnsi" w:eastAsiaTheme="minorEastAsia" w:hAnsiTheme="minorHAnsi" w:cstheme="minorBidi"/>
          <w:noProof/>
          <w:sz w:val="22"/>
          <w:szCs w:val="22"/>
        </w:rPr>
      </w:pPr>
      <w:hyperlink w:anchor="_Toc166017153" w:history="1">
        <w:r w:rsidRPr="00381D24">
          <w:rPr>
            <w:rStyle w:val="af7"/>
            <w:noProof/>
          </w:rPr>
          <w:t>2.</w:t>
        </w:r>
        <w:r>
          <w:rPr>
            <w:rFonts w:asciiTheme="minorHAnsi" w:eastAsiaTheme="minorEastAsia" w:hAnsiTheme="minorHAnsi" w:cstheme="minorBidi"/>
            <w:noProof/>
            <w:sz w:val="22"/>
            <w:szCs w:val="22"/>
          </w:rPr>
          <w:tab/>
        </w:r>
        <w:r w:rsidRPr="00381D24">
          <w:rPr>
            <w:rStyle w:val="af7"/>
            <w:noProof/>
          </w:rPr>
          <w:t>Глава 2. Интерфейсы каналов связи</w:t>
        </w:r>
        <w:r>
          <w:rPr>
            <w:noProof/>
            <w:webHidden/>
          </w:rPr>
          <w:tab/>
        </w:r>
        <w:r>
          <w:rPr>
            <w:noProof/>
            <w:webHidden/>
          </w:rPr>
          <w:fldChar w:fldCharType="begin"/>
        </w:r>
        <w:r>
          <w:rPr>
            <w:noProof/>
            <w:webHidden/>
          </w:rPr>
          <w:instrText xml:space="preserve"> PAGEREF _Toc166017153 \h </w:instrText>
        </w:r>
        <w:r>
          <w:rPr>
            <w:noProof/>
            <w:webHidden/>
          </w:rPr>
        </w:r>
        <w:r>
          <w:rPr>
            <w:noProof/>
            <w:webHidden/>
          </w:rPr>
          <w:fldChar w:fldCharType="separate"/>
        </w:r>
        <w:r>
          <w:rPr>
            <w:noProof/>
            <w:webHidden/>
          </w:rPr>
          <w:t>29</w:t>
        </w:r>
        <w:r>
          <w:rPr>
            <w:noProof/>
            <w:webHidden/>
          </w:rPr>
          <w:fldChar w:fldCharType="end"/>
        </w:r>
      </w:hyperlink>
    </w:p>
    <w:p w14:paraId="11349216" w14:textId="78CE8EDE"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4" w:history="1">
        <w:r w:rsidRPr="00381D24">
          <w:rPr>
            <w:rStyle w:val="af7"/>
            <w:noProof/>
          </w:rPr>
          <w:t>2.1. Интерфейс Манчестер (Manchester)/ГОСТ Р 52070-2003</w:t>
        </w:r>
        <w:r>
          <w:rPr>
            <w:noProof/>
            <w:webHidden/>
          </w:rPr>
          <w:tab/>
        </w:r>
        <w:r>
          <w:rPr>
            <w:noProof/>
            <w:webHidden/>
          </w:rPr>
          <w:fldChar w:fldCharType="begin"/>
        </w:r>
        <w:r>
          <w:rPr>
            <w:noProof/>
            <w:webHidden/>
          </w:rPr>
          <w:instrText xml:space="preserve"> PAGEREF _Toc166017154 \h </w:instrText>
        </w:r>
        <w:r>
          <w:rPr>
            <w:noProof/>
            <w:webHidden/>
          </w:rPr>
        </w:r>
        <w:r>
          <w:rPr>
            <w:noProof/>
            <w:webHidden/>
          </w:rPr>
          <w:fldChar w:fldCharType="separate"/>
        </w:r>
        <w:r>
          <w:rPr>
            <w:noProof/>
            <w:webHidden/>
          </w:rPr>
          <w:t>29</w:t>
        </w:r>
        <w:r>
          <w:rPr>
            <w:noProof/>
            <w:webHidden/>
          </w:rPr>
          <w:fldChar w:fldCharType="end"/>
        </w:r>
      </w:hyperlink>
    </w:p>
    <w:p w14:paraId="28D5092C" w14:textId="34046297"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5" w:history="1">
        <w:r w:rsidRPr="00381D24">
          <w:rPr>
            <w:rStyle w:val="af7"/>
            <w:noProof/>
          </w:rPr>
          <w:t xml:space="preserve">2.2. Интерфейс </w:t>
        </w:r>
        <w:r w:rsidRPr="00381D24">
          <w:rPr>
            <w:rStyle w:val="af7"/>
            <w:noProof/>
            <w:lang w:val="en-US"/>
          </w:rPr>
          <w:t>Ethernet</w:t>
        </w:r>
        <w:r w:rsidRPr="00381D24">
          <w:rPr>
            <w:rStyle w:val="af7"/>
            <w:noProof/>
          </w:rPr>
          <w:t xml:space="preserve">, протоколы </w:t>
        </w:r>
        <w:r w:rsidRPr="00381D24">
          <w:rPr>
            <w:rStyle w:val="af7"/>
            <w:noProof/>
            <w:lang w:val="en-US"/>
          </w:rPr>
          <w:t>UDP</w:t>
        </w:r>
        <w:r w:rsidRPr="00381D24">
          <w:rPr>
            <w:rStyle w:val="af7"/>
            <w:noProof/>
          </w:rPr>
          <w:t xml:space="preserve">, </w:t>
        </w:r>
        <w:r w:rsidRPr="00381D24">
          <w:rPr>
            <w:rStyle w:val="af7"/>
            <w:noProof/>
            <w:lang w:val="en-US"/>
          </w:rPr>
          <w:t>TCP</w:t>
        </w:r>
        <w:r>
          <w:rPr>
            <w:noProof/>
            <w:webHidden/>
          </w:rPr>
          <w:tab/>
        </w:r>
        <w:r>
          <w:rPr>
            <w:noProof/>
            <w:webHidden/>
          </w:rPr>
          <w:fldChar w:fldCharType="begin"/>
        </w:r>
        <w:r>
          <w:rPr>
            <w:noProof/>
            <w:webHidden/>
          </w:rPr>
          <w:instrText xml:space="preserve"> PAGEREF _Toc166017155 \h </w:instrText>
        </w:r>
        <w:r>
          <w:rPr>
            <w:noProof/>
            <w:webHidden/>
          </w:rPr>
        </w:r>
        <w:r>
          <w:rPr>
            <w:noProof/>
            <w:webHidden/>
          </w:rPr>
          <w:fldChar w:fldCharType="separate"/>
        </w:r>
        <w:r>
          <w:rPr>
            <w:noProof/>
            <w:webHidden/>
          </w:rPr>
          <w:t>36</w:t>
        </w:r>
        <w:r>
          <w:rPr>
            <w:noProof/>
            <w:webHidden/>
          </w:rPr>
          <w:fldChar w:fldCharType="end"/>
        </w:r>
      </w:hyperlink>
    </w:p>
    <w:p w14:paraId="0FCD92C9" w14:textId="4E8DBD9C"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6" w:history="1">
        <w:r w:rsidRPr="00381D24">
          <w:rPr>
            <w:rStyle w:val="af7"/>
            <w:noProof/>
          </w:rPr>
          <w:t xml:space="preserve">2.3. Интерфейс </w:t>
        </w:r>
        <w:r w:rsidRPr="00381D24">
          <w:rPr>
            <w:rStyle w:val="af7"/>
            <w:noProof/>
            <w:lang w:val="en-US"/>
          </w:rPr>
          <w:t>RS</w:t>
        </w:r>
        <w:r w:rsidRPr="00381D24">
          <w:rPr>
            <w:rStyle w:val="af7"/>
            <w:noProof/>
          </w:rPr>
          <w:t>-232</w:t>
        </w:r>
        <w:r>
          <w:rPr>
            <w:noProof/>
            <w:webHidden/>
          </w:rPr>
          <w:tab/>
        </w:r>
        <w:r>
          <w:rPr>
            <w:noProof/>
            <w:webHidden/>
          </w:rPr>
          <w:fldChar w:fldCharType="begin"/>
        </w:r>
        <w:r>
          <w:rPr>
            <w:noProof/>
            <w:webHidden/>
          </w:rPr>
          <w:instrText xml:space="preserve"> PAGEREF _Toc166017156 \h </w:instrText>
        </w:r>
        <w:r>
          <w:rPr>
            <w:noProof/>
            <w:webHidden/>
          </w:rPr>
        </w:r>
        <w:r>
          <w:rPr>
            <w:noProof/>
            <w:webHidden/>
          </w:rPr>
          <w:fldChar w:fldCharType="separate"/>
        </w:r>
        <w:r>
          <w:rPr>
            <w:noProof/>
            <w:webHidden/>
          </w:rPr>
          <w:t>43</w:t>
        </w:r>
        <w:r>
          <w:rPr>
            <w:noProof/>
            <w:webHidden/>
          </w:rPr>
          <w:fldChar w:fldCharType="end"/>
        </w:r>
      </w:hyperlink>
    </w:p>
    <w:p w14:paraId="5C84EC87" w14:textId="475006B2" w:rsidR="00E001A4" w:rsidRDefault="00E001A4">
      <w:pPr>
        <w:pStyle w:val="17"/>
        <w:tabs>
          <w:tab w:val="left" w:pos="440"/>
          <w:tab w:val="right" w:leader="dot" w:pos="9344"/>
        </w:tabs>
        <w:rPr>
          <w:rFonts w:asciiTheme="minorHAnsi" w:eastAsiaTheme="minorEastAsia" w:hAnsiTheme="minorHAnsi" w:cstheme="minorBidi"/>
          <w:noProof/>
          <w:sz w:val="22"/>
          <w:szCs w:val="22"/>
        </w:rPr>
      </w:pPr>
      <w:hyperlink w:anchor="_Toc166017157" w:history="1">
        <w:r w:rsidRPr="00381D24">
          <w:rPr>
            <w:rStyle w:val="af7"/>
            <w:noProof/>
          </w:rPr>
          <w:t>3.</w:t>
        </w:r>
        <w:r>
          <w:rPr>
            <w:rFonts w:asciiTheme="minorHAnsi" w:eastAsiaTheme="minorEastAsia" w:hAnsiTheme="minorHAnsi" w:cstheme="minorBidi"/>
            <w:noProof/>
            <w:sz w:val="22"/>
            <w:szCs w:val="22"/>
          </w:rPr>
          <w:tab/>
        </w:r>
        <w:r w:rsidRPr="00381D24">
          <w:rPr>
            <w:rStyle w:val="af7"/>
            <w:noProof/>
          </w:rPr>
          <w:t>Глава 3. Разработка программного обеспечения</w:t>
        </w:r>
        <w:r>
          <w:rPr>
            <w:noProof/>
            <w:webHidden/>
          </w:rPr>
          <w:tab/>
        </w:r>
        <w:r>
          <w:rPr>
            <w:noProof/>
            <w:webHidden/>
          </w:rPr>
          <w:fldChar w:fldCharType="begin"/>
        </w:r>
        <w:r>
          <w:rPr>
            <w:noProof/>
            <w:webHidden/>
          </w:rPr>
          <w:instrText xml:space="preserve"> PAGEREF _Toc166017157 \h </w:instrText>
        </w:r>
        <w:r>
          <w:rPr>
            <w:noProof/>
            <w:webHidden/>
          </w:rPr>
        </w:r>
        <w:r>
          <w:rPr>
            <w:noProof/>
            <w:webHidden/>
          </w:rPr>
          <w:fldChar w:fldCharType="separate"/>
        </w:r>
        <w:r>
          <w:rPr>
            <w:noProof/>
            <w:webHidden/>
          </w:rPr>
          <w:t>46</w:t>
        </w:r>
        <w:r>
          <w:rPr>
            <w:noProof/>
            <w:webHidden/>
          </w:rPr>
          <w:fldChar w:fldCharType="end"/>
        </w:r>
      </w:hyperlink>
    </w:p>
    <w:p w14:paraId="7272EA21" w14:textId="5E18CFD6"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8" w:history="1">
        <w:r w:rsidRPr="00381D24">
          <w:rPr>
            <w:rStyle w:val="af7"/>
            <w:noProof/>
          </w:rPr>
          <w:t>3.1. Анализ требований к программному обеспечению и выбор структуры</w:t>
        </w:r>
        <w:r>
          <w:rPr>
            <w:noProof/>
            <w:webHidden/>
          </w:rPr>
          <w:tab/>
        </w:r>
        <w:r>
          <w:rPr>
            <w:noProof/>
            <w:webHidden/>
          </w:rPr>
          <w:fldChar w:fldCharType="begin"/>
        </w:r>
        <w:r>
          <w:rPr>
            <w:noProof/>
            <w:webHidden/>
          </w:rPr>
          <w:instrText xml:space="preserve"> PAGEREF _Toc166017158 \h </w:instrText>
        </w:r>
        <w:r>
          <w:rPr>
            <w:noProof/>
            <w:webHidden/>
          </w:rPr>
        </w:r>
        <w:r>
          <w:rPr>
            <w:noProof/>
            <w:webHidden/>
          </w:rPr>
          <w:fldChar w:fldCharType="separate"/>
        </w:r>
        <w:r>
          <w:rPr>
            <w:noProof/>
            <w:webHidden/>
          </w:rPr>
          <w:t>47</w:t>
        </w:r>
        <w:r>
          <w:rPr>
            <w:noProof/>
            <w:webHidden/>
          </w:rPr>
          <w:fldChar w:fldCharType="end"/>
        </w:r>
      </w:hyperlink>
    </w:p>
    <w:p w14:paraId="3D8CF431" w14:textId="6FC1B41F"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59" w:history="1">
        <w:r w:rsidRPr="00381D24">
          <w:rPr>
            <w:rStyle w:val="af7"/>
            <w:noProof/>
          </w:rPr>
          <w:t>3.2. Разработка ПО</w:t>
        </w:r>
        <w:r>
          <w:rPr>
            <w:noProof/>
            <w:webHidden/>
          </w:rPr>
          <w:tab/>
        </w:r>
        <w:r>
          <w:rPr>
            <w:noProof/>
            <w:webHidden/>
          </w:rPr>
          <w:fldChar w:fldCharType="begin"/>
        </w:r>
        <w:r>
          <w:rPr>
            <w:noProof/>
            <w:webHidden/>
          </w:rPr>
          <w:instrText xml:space="preserve"> PAGEREF _Toc166017159 \h </w:instrText>
        </w:r>
        <w:r>
          <w:rPr>
            <w:noProof/>
            <w:webHidden/>
          </w:rPr>
        </w:r>
        <w:r>
          <w:rPr>
            <w:noProof/>
            <w:webHidden/>
          </w:rPr>
          <w:fldChar w:fldCharType="separate"/>
        </w:r>
        <w:r>
          <w:rPr>
            <w:noProof/>
            <w:webHidden/>
          </w:rPr>
          <w:t>53</w:t>
        </w:r>
        <w:r>
          <w:rPr>
            <w:noProof/>
            <w:webHidden/>
          </w:rPr>
          <w:fldChar w:fldCharType="end"/>
        </w:r>
      </w:hyperlink>
    </w:p>
    <w:p w14:paraId="6380CD8C" w14:textId="3B1CDBF7" w:rsidR="00E001A4" w:rsidRDefault="00E001A4">
      <w:pPr>
        <w:pStyle w:val="17"/>
        <w:tabs>
          <w:tab w:val="left" w:pos="440"/>
          <w:tab w:val="right" w:leader="dot" w:pos="9344"/>
        </w:tabs>
        <w:rPr>
          <w:rFonts w:asciiTheme="minorHAnsi" w:eastAsiaTheme="minorEastAsia" w:hAnsiTheme="minorHAnsi" w:cstheme="minorBidi"/>
          <w:noProof/>
          <w:sz w:val="22"/>
          <w:szCs w:val="22"/>
        </w:rPr>
      </w:pPr>
      <w:hyperlink w:anchor="_Toc166017160" w:history="1">
        <w:r w:rsidRPr="00381D24">
          <w:rPr>
            <w:rStyle w:val="af7"/>
            <w:noProof/>
          </w:rPr>
          <w:t>4.</w:t>
        </w:r>
        <w:r>
          <w:rPr>
            <w:rFonts w:asciiTheme="minorHAnsi" w:eastAsiaTheme="minorEastAsia" w:hAnsiTheme="minorHAnsi" w:cstheme="minorBidi"/>
            <w:noProof/>
            <w:sz w:val="22"/>
            <w:szCs w:val="22"/>
          </w:rPr>
          <w:tab/>
        </w:r>
        <w:r w:rsidRPr="00381D24">
          <w:rPr>
            <w:rStyle w:val="af7"/>
            <w:noProof/>
          </w:rPr>
          <w:t>Разработка имитатора</w:t>
        </w:r>
        <w:r>
          <w:rPr>
            <w:noProof/>
            <w:webHidden/>
          </w:rPr>
          <w:tab/>
        </w:r>
        <w:r>
          <w:rPr>
            <w:noProof/>
            <w:webHidden/>
          </w:rPr>
          <w:fldChar w:fldCharType="begin"/>
        </w:r>
        <w:r>
          <w:rPr>
            <w:noProof/>
            <w:webHidden/>
          </w:rPr>
          <w:instrText xml:space="preserve"> PAGEREF _Toc166017160 \h </w:instrText>
        </w:r>
        <w:r>
          <w:rPr>
            <w:noProof/>
            <w:webHidden/>
          </w:rPr>
        </w:r>
        <w:r>
          <w:rPr>
            <w:noProof/>
            <w:webHidden/>
          </w:rPr>
          <w:fldChar w:fldCharType="separate"/>
        </w:r>
        <w:r>
          <w:rPr>
            <w:noProof/>
            <w:webHidden/>
          </w:rPr>
          <w:t>62</w:t>
        </w:r>
        <w:r>
          <w:rPr>
            <w:noProof/>
            <w:webHidden/>
          </w:rPr>
          <w:fldChar w:fldCharType="end"/>
        </w:r>
      </w:hyperlink>
    </w:p>
    <w:p w14:paraId="5F5A5437" w14:textId="493F9049"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61" w:history="1">
        <w:r w:rsidRPr="00381D24">
          <w:rPr>
            <w:rStyle w:val="af7"/>
            <w:noProof/>
          </w:rPr>
          <w:t>4.1. Анализ требований</w:t>
        </w:r>
        <w:r>
          <w:rPr>
            <w:noProof/>
            <w:webHidden/>
          </w:rPr>
          <w:tab/>
        </w:r>
        <w:r>
          <w:rPr>
            <w:noProof/>
            <w:webHidden/>
          </w:rPr>
          <w:fldChar w:fldCharType="begin"/>
        </w:r>
        <w:r>
          <w:rPr>
            <w:noProof/>
            <w:webHidden/>
          </w:rPr>
          <w:instrText xml:space="preserve"> PAGEREF _Toc166017161 \h </w:instrText>
        </w:r>
        <w:r>
          <w:rPr>
            <w:noProof/>
            <w:webHidden/>
          </w:rPr>
        </w:r>
        <w:r>
          <w:rPr>
            <w:noProof/>
            <w:webHidden/>
          </w:rPr>
          <w:fldChar w:fldCharType="separate"/>
        </w:r>
        <w:r>
          <w:rPr>
            <w:noProof/>
            <w:webHidden/>
          </w:rPr>
          <w:t>62</w:t>
        </w:r>
        <w:r>
          <w:rPr>
            <w:noProof/>
            <w:webHidden/>
          </w:rPr>
          <w:fldChar w:fldCharType="end"/>
        </w:r>
      </w:hyperlink>
    </w:p>
    <w:p w14:paraId="275DB273" w14:textId="09F5441E"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62" w:history="1">
        <w:r w:rsidRPr="00381D24">
          <w:rPr>
            <w:rStyle w:val="af7"/>
            <w:noProof/>
          </w:rPr>
          <w:t>4.2. Выбор структуры имитатора</w:t>
        </w:r>
        <w:r>
          <w:rPr>
            <w:noProof/>
            <w:webHidden/>
          </w:rPr>
          <w:tab/>
        </w:r>
        <w:r>
          <w:rPr>
            <w:noProof/>
            <w:webHidden/>
          </w:rPr>
          <w:fldChar w:fldCharType="begin"/>
        </w:r>
        <w:r>
          <w:rPr>
            <w:noProof/>
            <w:webHidden/>
          </w:rPr>
          <w:instrText xml:space="preserve"> PAGEREF _Toc166017162 \h </w:instrText>
        </w:r>
        <w:r>
          <w:rPr>
            <w:noProof/>
            <w:webHidden/>
          </w:rPr>
        </w:r>
        <w:r>
          <w:rPr>
            <w:noProof/>
            <w:webHidden/>
          </w:rPr>
          <w:fldChar w:fldCharType="separate"/>
        </w:r>
        <w:r>
          <w:rPr>
            <w:noProof/>
            <w:webHidden/>
          </w:rPr>
          <w:t>62</w:t>
        </w:r>
        <w:r>
          <w:rPr>
            <w:noProof/>
            <w:webHidden/>
          </w:rPr>
          <w:fldChar w:fldCharType="end"/>
        </w:r>
      </w:hyperlink>
    </w:p>
    <w:p w14:paraId="5093B1E7" w14:textId="141FA59A" w:rsidR="00E001A4" w:rsidRDefault="00E001A4">
      <w:pPr>
        <w:pStyle w:val="17"/>
        <w:tabs>
          <w:tab w:val="left" w:pos="440"/>
          <w:tab w:val="right" w:leader="dot" w:pos="9344"/>
        </w:tabs>
        <w:rPr>
          <w:rFonts w:asciiTheme="minorHAnsi" w:eastAsiaTheme="minorEastAsia" w:hAnsiTheme="minorHAnsi" w:cstheme="minorBidi"/>
          <w:noProof/>
          <w:sz w:val="22"/>
          <w:szCs w:val="22"/>
        </w:rPr>
      </w:pPr>
      <w:hyperlink w:anchor="_Toc166017163" w:history="1">
        <w:r w:rsidRPr="00381D24">
          <w:rPr>
            <w:rStyle w:val="af7"/>
            <w:noProof/>
          </w:rPr>
          <w:t>5.</w:t>
        </w:r>
        <w:r>
          <w:rPr>
            <w:rFonts w:asciiTheme="minorHAnsi" w:eastAsiaTheme="minorEastAsia" w:hAnsiTheme="minorHAnsi" w:cstheme="minorBidi"/>
            <w:noProof/>
            <w:sz w:val="22"/>
            <w:szCs w:val="22"/>
          </w:rPr>
          <w:tab/>
        </w:r>
        <w:r w:rsidRPr="00381D24">
          <w:rPr>
            <w:rStyle w:val="af7"/>
            <w:noProof/>
          </w:rPr>
          <w:t>Тестирование ПО</w:t>
        </w:r>
        <w:r>
          <w:rPr>
            <w:noProof/>
            <w:webHidden/>
          </w:rPr>
          <w:tab/>
        </w:r>
        <w:r>
          <w:rPr>
            <w:noProof/>
            <w:webHidden/>
          </w:rPr>
          <w:fldChar w:fldCharType="begin"/>
        </w:r>
        <w:r>
          <w:rPr>
            <w:noProof/>
            <w:webHidden/>
          </w:rPr>
          <w:instrText xml:space="preserve"> PAGEREF _Toc166017163 \h </w:instrText>
        </w:r>
        <w:r>
          <w:rPr>
            <w:noProof/>
            <w:webHidden/>
          </w:rPr>
        </w:r>
        <w:r>
          <w:rPr>
            <w:noProof/>
            <w:webHidden/>
          </w:rPr>
          <w:fldChar w:fldCharType="separate"/>
        </w:r>
        <w:r>
          <w:rPr>
            <w:noProof/>
            <w:webHidden/>
          </w:rPr>
          <w:t>67</w:t>
        </w:r>
        <w:r>
          <w:rPr>
            <w:noProof/>
            <w:webHidden/>
          </w:rPr>
          <w:fldChar w:fldCharType="end"/>
        </w:r>
      </w:hyperlink>
    </w:p>
    <w:p w14:paraId="4D1CD9BD" w14:textId="23429FA7"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64" w:history="1">
        <w:r w:rsidRPr="00381D24">
          <w:rPr>
            <w:rStyle w:val="af7"/>
            <w:noProof/>
          </w:rPr>
          <w:t>5.1. Автономное тестирование</w:t>
        </w:r>
        <w:r>
          <w:rPr>
            <w:noProof/>
            <w:webHidden/>
          </w:rPr>
          <w:tab/>
        </w:r>
        <w:r>
          <w:rPr>
            <w:noProof/>
            <w:webHidden/>
          </w:rPr>
          <w:fldChar w:fldCharType="begin"/>
        </w:r>
        <w:r>
          <w:rPr>
            <w:noProof/>
            <w:webHidden/>
          </w:rPr>
          <w:instrText xml:space="preserve"> PAGEREF _Toc166017164 \h </w:instrText>
        </w:r>
        <w:r>
          <w:rPr>
            <w:noProof/>
            <w:webHidden/>
          </w:rPr>
        </w:r>
        <w:r>
          <w:rPr>
            <w:noProof/>
            <w:webHidden/>
          </w:rPr>
          <w:fldChar w:fldCharType="separate"/>
        </w:r>
        <w:r>
          <w:rPr>
            <w:noProof/>
            <w:webHidden/>
          </w:rPr>
          <w:t>67</w:t>
        </w:r>
        <w:r>
          <w:rPr>
            <w:noProof/>
            <w:webHidden/>
          </w:rPr>
          <w:fldChar w:fldCharType="end"/>
        </w:r>
      </w:hyperlink>
    </w:p>
    <w:p w14:paraId="66D9F3EF" w14:textId="59A67197"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65" w:history="1">
        <w:r w:rsidRPr="00381D24">
          <w:rPr>
            <w:rStyle w:val="af7"/>
            <w:noProof/>
          </w:rPr>
          <w:t>5.2. Тестирование ПО на одном и двух вычислительных комплексах</w:t>
        </w:r>
        <w:r>
          <w:rPr>
            <w:noProof/>
            <w:webHidden/>
          </w:rPr>
          <w:tab/>
        </w:r>
        <w:r>
          <w:rPr>
            <w:noProof/>
            <w:webHidden/>
          </w:rPr>
          <w:fldChar w:fldCharType="begin"/>
        </w:r>
        <w:r>
          <w:rPr>
            <w:noProof/>
            <w:webHidden/>
          </w:rPr>
          <w:instrText xml:space="preserve"> PAGEREF _Toc166017165 \h </w:instrText>
        </w:r>
        <w:r>
          <w:rPr>
            <w:noProof/>
            <w:webHidden/>
          </w:rPr>
        </w:r>
        <w:r>
          <w:rPr>
            <w:noProof/>
            <w:webHidden/>
          </w:rPr>
          <w:fldChar w:fldCharType="separate"/>
        </w:r>
        <w:r>
          <w:rPr>
            <w:noProof/>
            <w:webHidden/>
          </w:rPr>
          <w:t>67</w:t>
        </w:r>
        <w:r>
          <w:rPr>
            <w:noProof/>
            <w:webHidden/>
          </w:rPr>
          <w:fldChar w:fldCharType="end"/>
        </w:r>
      </w:hyperlink>
    </w:p>
    <w:p w14:paraId="52701494" w14:textId="745C7C81"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66" w:history="1">
        <w:r w:rsidRPr="00381D24">
          <w:rPr>
            <w:rStyle w:val="af7"/>
            <w:noProof/>
          </w:rPr>
          <w:t>5.3. Тестирование ПО на взаимодействие с задачами ЦВК ГАС и СОРДиУ</w:t>
        </w:r>
        <w:r>
          <w:rPr>
            <w:noProof/>
            <w:webHidden/>
          </w:rPr>
          <w:tab/>
        </w:r>
        <w:r>
          <w:rPr>
            <w:noProof/>
            <w:webHidden/>
          </w:rPr>
          <w:fldChar w:fldCharType="begin"/>
        </w:r>
        <w:r>
          <w:rPr>
            <w:noProof/>
            <w:webHidden/>
          </w:rPr>
          <w:instrText xml:space="preserve"> PAGEREF _Toc166017166 \h </w:instrText>
        </w:r>
        <w:r>
          <w:rPr>
            <w:noProof/>
            <w:webHidden/>
          </w:rPr>
        </w:r>
        <w:r>
          <w:rPr>
            <w:noProof/>
            <w:webHidden/>
          </w:rPr>
          <w:fldChar w:fldCharType="separate"/>
        </w:r>
        <w:r>
          <w:rPr>
            <w:noProof/>
            <w:webHidden/>
          </w:rPr>
          <w:t>69</w:t>
        </w:r>
        <w:r>
          <w:rPr>
            <w:noProof/>
            <w:webHidden/>
          </w:rPr>
          <w:fldChar w:fldCharType="end"/>
        </w:r>
      </w:hyperlink>
    </w:p>
    <w:p w14:paraId="30D25C2A" w14:textId="587B0A1A" w:rsidR="00E001A4" w:rsidRDefault="00E001A4">
      <w:pPr>
        <w:pStyle w:val="2a"/>
        <w:tabs>
          <w:tab w:val="right" w:leader="dot" w:pos="9344"/>
        </w:tabs>
        <w:rPr>
          <w:rFonts w:asciiTheme="minorHAnsi" w:eastAsiaTheme="minorEastAsia" w:hAnsiTheme="minorHAnsi" w:cstheme="minorBidi"/>
          <w:noProof/>
          <w:sz w:val="22"/>
          <w:szCs w:val="22"/>
        </w:rPr>
      </w:pPr>
      <w:hyperlink w:anchor="_Toc166017167" w:history="1">
        <w:r w:rsidRPr="00381D24">
          <w:rPr>
            <w:rStyle w:val="af7"/>
            <w:noProof/>
          </w:rPr>
          <w:t>5.4. Результаты тестирования</w:t>
        </w:r>
        <w:r>
          <w:rPr>
            <w:noProof/>
            <w:webHidden/>
          </w:rPr>
          <w:tab/>
        </w:r>
        <w:r>
          <w:rPr>
            <w:noProof/>
            <w:webHidden/>
          </w:rPr>
          <w:fldChar w:fldCharType="begin"/>
        </w:r>
        <w:r>
          <w:rPr>
            <w:noProof/>
            <w:webHidden/>
          </w:rPr>
          <w:instrText xml:space="preserve"> PAGEREF _Toc166017167 \h </w:instrText>
        </w:r>
        <w:r>
          <w:rPr>
            <w:noProof/>
            <w:webHidden/>
          </w:rPr>
        </w:r>
        <w:r>
          <w:rPr>
            <w:noProof/>
            <w:webHidden/>
          </w:rPr>
          <w:fldChar w:fldCharType="separate"/>
        </w:r>
        <w:r>
          <w:rPr>
            <w:noProof/>
            <w:webHidden/>
          </w:rPr>
          <w:t>70</w:t>
        </w:r>
        <w:r>
          <w:rPr>
            <w:noProof/>
            <w:webHidden/>
          </w:rPr>
          <w:fldChar w:fldCharType="end"/>
        </w:r>
      </w:hyperlink>
    </w:p>
    <w:p w14:paraId="11268E67" w14:textId="7EDDA389" w:rsidR="00E001A4" w:rsidRDefault="00E001A4">
      <w:pPr>
        <w:pStyle w:val="17"/>
        <w:tabs>
          <w:tab w:val="right" w:leader="dot" w:pos="9344"/>
        </w:tabs>
        <w:rPr>
          <w:rFonts w:asciiTheme="minorHAnsi" w:eastAsiaTheme="minorEastAsia" w:hAnsiTheme="minorHAnsi" w:cstheme="minorBidi"/>
          <w:noProof/>
          <w:sz w:val="22"/>
          <w:szCs w:val="22"/>
        </w:rPr>
      </w:pPr>
      <w:hyperlink w:anchor="_Toc166017168" w:history="1">
        <w:r w:rsidRPr="00381D24">
          <w:rPr>
            <w:rStyle w:val="af7"/>
            <w:noProof/>
          </w:rPr>
          <w:t>Заключение</w:t>
        </w:r>
        <w:r>
          <w:rPr>
            <w:noProof/>
            <w:webHidden/>
          </w:rPr>
          <w:tab/>
        </w:r>
        <w:r>
          <w:rPr>
            <w:noProof/>
            <w:webHidden/>
          </w:rPr>
          <w:fldChar w:fldCharType="begin"/>
        </w:r>
        <w:r>
          <w:rPr>
            <w:noProof/>
            <w:webHidden/>
          </w:rPr>
          <w:instrText xml:space="preserve"> PAGEREF _Toc166017168 \h </w:instrText>
        </w:r>
        <w:r>
          <w:rPr>
            <w:noProof/>
            <w:webHidden/>
          </w:rPr>
        </w:r>
        <w:r>
          <w:rPr>
            <w:noProof/>
            <w:webHidden/>
          </w:rPr>
          <w:fldChar w:fldCharType="separate"/>
        </w:r>
        <w:r>
          <w:rPr>
            <w:noProof/>
            <w:webHidden/>
          </w:rPr>
          <w:t>73</w:t>
        </w:r>
        <w:r>
          <w:rPr>
            <w:noProof/>
            <w:webHidden/>
          </w:rPr>
          <w:fldChar w:fldCharType="end"/>
        </w:r>
      </w:hyperlink>
    </w:p>
    <w:p w14:paraId="0F31C26A" w14:textId="08A40777" w:rsidR="00E001A4" w:rsidRDefault="00E001A4">
      <w:pPr>
        <w:pStyle w:val="17"/>
        <w:tabs>
          <w:tab w:val="right" w:leader="dot" w:pos="9344"/>
        </w:tabs>
        <w:rPr>
          <w:rFonts w:asciiTheme="minorHAnsi" w:eastAsiaTheme="minorEastAsia" w:hAnsiTheme="minorHAnsi" w:cstheme="minorBidi"/>
          <w:noProof/>
          <w:sz w:val="22"/>
          <w:szCs w:val="22"/>
        </w:rPr>
      </w:pPr>
      <w:hyperlink w:anchor="_Toc166017169" w:history="1">
        <w:r w:rsidRPr="00381D24">
          <w:rPr>
            <w:rStyle w:val="af7"/>
            <w:noProof/>
          </w:rPr>
          <w:t>Список использованных источников</w:t>
        </w:r>
        <w:r>
          <w:rPr>
            <w:noProof/>
            <w:webHidden/>
          </w:rPr>
          <w:tab/>
        </w:r>
        <w:r>
          <w:rPr>
            <w:noProof/>
            <w:webHidden/>
          </w:rPr>
          <w:fldChar w:fldCharType="begin"/>
        </w:r>
        <w:r>
          <w:rPr>
            <w:noProof/>
            <w:webHidden/>
          </w:rPr>
          <w:instrText xml:space="preserve"> PAGEREF _Toc166017169 \h </w:instrText>
        </w:r>
        <w:r>
          <w:rPr>
            <w:noProof/>
            <w:webHidden/>
          </w:rPr>
        </w:r>
        <w:r>
          <w:rPr>
            <w:noProof/>
            <w:webHidden/>
          </w:rPr>
          <w:fldChar w:fldCharType="separate"/>
        </w:r>
        <w:r>
          <w:rPr>
            <w:noProof/>
            <w:webHidden/>
          </w:rPr>
          <w:t>74</w:t>
        </w:r>
        <w:r>
          <w:rPr>
            <w:noProof/>
            <w:webHidden/>
          </w:rPr>
          <w:fldChar w:fldCharType="end"/>
        </w:r>
      </w:hyperlink>
    </w:p>
    <w:p w14:paraId="0C29D76A" w14:textId="02FC0A71" w:rsidR="00397CF6" w:rsidRDefault="00397CF6" w:rsidP="0016289B">
      <w:pPr>
        <w:spacing w:line="360" w:lineRule="auto"/>
        <w:rPr>
          <w:b/>
          <w:bCs/>
          <w:noProof/>
          <w:sz w:val="28"/>
          <w:szCs w:val="28"/>
        </w:rPr>
      </w:pPr>
      <w:r w:rsidRPr="007A5AD6">
        <w:rPr>
          <w:b/>
          <w:bCs/>
          <w:noProof/>
          <w:sz w:val="28"/>
          <w:szCs w:val="28"/>
        </w:rPr>
        <w:fldChar w:fldCharType="end"/>
      </w:r>
    </w:p>
    <w:p w14:paraId="3C39A299" w14:textId="77777777" w:rsidR="008D4147" w:rsidRDefault="008D4147" w:rsidP="0016289B">
      <w:pPr>
        <w:spacing w:line="360" w:lineRule="auto"/>
        <w:rPr>
          <w:b/>
          <w:bCs/>
          <w:noProof/>
          <w:sz w:val="28"/>
          <w:szCs w:val="28"/>
        </w:rPr>
      </w:pPr>
    </w:p>
    <w:p w14:paraId="0A1F9E0E" w14:textId="77777777" w:rsidR="008D4147" w:rsidRDefault="008D4147" w:rsidP="0016289B">
      <w:pPr>
        <w:spacing w:line="360" w:lineRule="auto"/>
        <w:rPr>
          <w:b/>
          <w:bCs/>
          <w:noProof/>
          <w:sz w:val="28"/>
          <w:szCs w:val="28"/>
        </w:rPr>
      </w:pPr>
      <w:r w:rsidRPr="008D4147">
        <w:rPr>
          <w:b/>
          <w:bCs/>
          <w:noProof/>
          <w:sz w:val="28"/>
          <w:szCs w:val="28"/>
          <w:highlight w:val="yellow"/>
        </w:rPr>
        <w:t>А глава 2 не входит в исследование предметной области?</w:t>
      </w:r>
      <w:r>
        <w:rPr>
          <w:b/>
          <w:bCs/>
          <w:noProof/>
          <w:sz w:val="28"/>
          <w:szCs w:val="28"/>
        </w:rPr>
        <w:t xml:space="preserve"> </w:t>
      </w:r>
    </w:p>
    <w:p w14:paraId="79FF23B9" w14:textId="77777777" w:rsidR="008D4147" w:rsidRPr="007A5AD6" w:rsidRDefault="008D4147" w:rsidP="0016289B">
      <w:pPr>
        <w:spacing w:line="360" w:lineRule="auto"/>
        <w:rPr>
          <w:sz w:val="28"/>
          <w:szCs w:val="28"/>
        </w:rPr>
      </w:pPr>
      <w:r>
        <w:rPr>
          <w:b/>
          <w:bCs/>
          <w:noProof/>
          <w:sz w:val="28"/>
          <w:szCs w:val="28"/>
        </w:rPr>
        <w:t xml:space="preserve"> </w:t>
      </w:r>
    </w:p>
    <w:p w14:paraId="4C0A6997" w14:textId="77777777" w:rsidR="00E568AE" w:rsidRPr="008D4147" w:rsidRDefault="00E568AE" w:rsidP="0016289B">
      <w:pPr>
        <w:spacing w:line="360" w:lineRule="auto"/>
        <w:ind w:firstLine="709"/>
        <w:jc w:val="both"/>
        <w:rPr>
          <w:color w:val="000000"/>
          <w:sz w:val="28"/>
          <w:szCs w:val="28"/>
        </w:rPr>
      </w:pPr>
    </w:p>
    <w:p w14:paraId="4681A996" w14:textId="77777777" w:rsidR="00AD7025" w:rsidRDefault="00E568AE" w:rsidP="00AD7025">
      <w:pPr>
        <w:pStyle w:val="1"/>
        <w:spacing w:line="360" w:lineRule="auto"/>
        <w:rPr>
          <w:bCs/>
        </w:rPr>
      </w:pPr>
      <w:r w:rsidRPr="00E568AE">
        <w:rPr>
          <w:color w:val="FF0000"/>
          <w:szCs w:val="28"/>
        </w:rPr>
        <w:br w:type="page"/>
      </w:r>
      <w:bookmarkStart w:id="1" w:name="_Toc166017147"/>
      <w:r>
        <w:rPr>
          <w:bCs/>
        </w:rPr>
        <w:lastRenderedPageBreak/>
        <w:t>Определения</w:t>
      </w:r>
      <w:r w:rsidRPr="00183716">
        <w:rPr>
          <w:bCs/>
        </w:rPr>
        <w:t>,</w:t>
      </w:r>
      <w:r>
        <w:rPr>
          <w:bCs/>
        </w:rPr>
        <w:t xml:space="preserve"> об</w:t>
      </w:r>
      <w:r w:rsidR="002114CE">
        <w:rPr>
          <w:bCs/>
        </w:rPr>
        <w:t>о</w:t>
      </w:r>
      <w:r>
        <w:rPr>
          <w:bCs/>
        </w:rPr>
        <w:t>значения и сокращения</w:t>
      </w:r>
      <w:bookmarkEnd w:id="1"/>
    </w:p>
    <w:p w14:paraId="7753B043" w14:textId="77777777" w:rsidR="00DE1593" w:rsidRPr="00DE1593" w:rsidRDefault="00DE1593" w:rsidP="00DE1593"/>
    <w:p w14:paraId="609DF333" w14:textId="77777777" w:rsidR="00AD7025" w:rsidRDefault="00AD7025" w:rsidP="00AD7025">
      <w:pPr>
        <w:spacing w:line="360" w:lineRule="auto"/>
        <w:jc w:val="both"/>
        <w:rPr>
          <w:bCs/>
          <w:sz w:val="28"/>
          <w:szCs w:val="28"/>
        </w:rPr>
      </w:pPr>
      <w:r>
        <w:rPr>
          <w:bCs/>
          <w:sz w:val="28"/>
          <w:szCs w:val="28"/>
        </w:rPr>
        <w:t xml:space="preserve">СВС – система внешних связей </w:t>
      </w:r>
    </w:p>
    <w:p w14:paraId="2687C4EB" w14:textId="77777777" w:rsidR="00AD7025" w:rsidRDefault="00AD7025" w:rsidP="00AD7025">
      <w:pPr>
        <w:spacing w:line="360" w:lineRule="auto"/>
        <w:jc w:val="both"/>
        <w:rPr>
          <w:bCs/>
          <w:sz w:val="28"/>
          <w:szCs w:val="28"/>
        </w:rPr>
      </w:pPr>
      <w:r>
        <w:rPr>
          <w:bCs/>
          <w:sz w:val="28"/>
          <w:szCs w:val="28"/>
        </w:rPr>
        <w:t>ГАК – гидроакустический комплекс</w:t>
      </w:r>
    </w:p>
    <w:p w14:paraId="419A3999" w14:textId="77777777" w:rsidR="00AD7025" w:rsidRDefault="00AD7025" w:rsidP="00AD7025">
      <w:pPr>
        <w:spacing w:line="360" w:lineRule="auto"/>
        <w:jc w:val="both"/>
        <w:rPr>
          <w:bCs/>
          <w:sz w:val="28"/>
          <w:szCs w:val="28"/>
        </w:rPr>
      </w:pPr>
      <w:r>
        <w:rPr>
          <w:bCs/>
          <w:sz w:val="28"/>
          <w:szCs w:val="28"/>
        </w:rPr>
        <w:t>ЦВК – цифровой вычислительный комплекс</w:t>
      </w:r>
    </w:p>
    <w:p w14:paraId="54A06E55" w14:textId="77777777" w:rsidR="00AD7025" w:rsidRDefault="00AD7025" w:rsidP="00AD7025">
      <w:pPr>
        <w:spacing w:line="360" w:lineRule="auto"/>
        <w:jc w:val="both"/>
        <w:rPr>
          <w:bCs/>
          <w:sz w:val="28"/>
          <w:szCs w:val="28"/>
        </w:rPr>
      </w:pPr>
      <w:r>
        <w:rPr>
          <w:bCs/>
          <w:sz w:val="28"/>
          <w:szCs w:val="28"/>
        </w:rPr>
        <w:t>ГАС – гидроакустическая станция</w:t>
      </w:r>
    </w:p>
    <w:p w14:paraId="29B5A539" w14:textId="77777777" w:rsidR="00AD7025" w:rsidRDefault="00AD7025" w:rsidP="00AD7025">
      <w:pPr>
        <w:spacing w:line="360" w:lineRule="auto"/>
        <w:jc w:val="both"/>
        <w:rPr>
          <w:bCs/>
          <w:sz w:val="28"/>
          <w:szCs w:val="28"/>
        </w:rPr>
      </w:pPr>
      <w:r>
        <w:rPr>
          <w:bCs/>
          <w:sz w:val="28"/>
          <w:szCs w:val="28"/>
        </w:rPr>
        <w:t>ПО – программное обеспечение</w:t>
      </w:r>
    </w:p>
    <w:p w14:paraId="3890363A" w14:textId="77777777" w:rsidR="00AD7025" w:rsidRDefault="00AD7025" w:rsidP="00AD7025">
      <w:pPr>
        <w:spacing w:line="360" w:lineRule="auto"/>
        <w:jc w:val="both"/>
        <w:rPr>
          <w:bCs/>
          <w:sz w:val="28"/>
          <w:szCs w:val="28"/>
        </w:rPr>
      </w:pPr>
      <w:r>
        <w:rPr>
          <w:bCs/>
          <w:sz w:val="28"/>
          <w:szCs w:val="28"/>
        </w:rPr>
        <w:t>ОС – операционная система</w:t>
      </w:r>
    </w:p>
    <w:p w14:paraId="0F7D2398" w14:textId="77777777" w:rsidR="00AD7025" w:rsidRDefault="00AD7025" w:rsidP="00AD7025">
      <w:pPr>
        <w:spacing w:line="360" w:lineRule="auto"/>
        <w:jc w:val="both"/>
        <w:rPr>
          <w:bCs/>
          <w:sz w:val="28"/>
          <w:szCs w:val="28"/>
        </w:rPr>
      </w:pPr>
      <w:r>
        <w:rPr>
          <w:bCs/>
          <w:sz w:val="28"/>
          <w:szCs w:val="28"/>
        </w:rPr>
        <w:t>ОПО – общее программное обеспечение</w:t>
      </w:r>
    </w:p>
    <w:p w14:paraId="4ECB2D7F" w14:textId="77777777" w:rsidR="00AD7025" w:rsidRDefault="00AD7025" w:rsidP="00AD7025">
      <w:pPr>
        <w:spacing w:line="360" w:lineRule="auto"/>
        <w:jc w:val="both"/>
        <w:rPr>
          <w:bCs/>
          <w:sz w:val="28"/>
          <w:szCs w:val="28"/>
        </w:rPr>
      </w:pPr>
      <w:r>
        <w:rPr>
          <w:bCs/>
          <w:sz w:val="28"/>
          <w:szCs w:val="28"/>
          <w:lang w:val="en-US"/>
        </w:rPr>
        <w:t>C</w:t>
      </w:r>
      <w:r>
        <w:rPr>
          <w:bCs/>
          <w:sz w:val="28"/>
          <w:szCs w:val="28"/>
        </w:rPr>
        <w:t>ПО – системное программное обеспечение</w:t>
      </w:r>
    </w:p>
    <w:p w14:paraId="639D5294" w14:textId="77777777" w:rsidR="008E3AE7" w:rsidRPr="008E3AE7" w:rsidRDefault="008E3AE7" w:rsidP="00AD7025">
      <w:pPr>
        <w:spacing w:line="360" w:lineRule="auto"/>
        <w:jc w:val="both"/>
        <w:rPr>
          <w:sz w:val="28"/>
          <w:szCs w:val="28"/>
        </w:rPr>
      </w:pPr>
      <w:r>
        <w:rPr>
          <w:sz w:val="28"/>
          <w:szCs w:val="28"/>
        </w:rPr>
        <w:t>ФПО</w:t>
      </w:r>
      <w:r w:rsidRPr="008E3AE7">
        <w:rPr>
          <w:sz w:val="28"/>
          <w:szCs w:val="28"/>
        </w:rPr>
        <w:t xml:space="preserve"> –</w:t>
      </w:r>
      <w:r w:rsidRPr="002A0693">
        <w:rPr>
          <w:sz w:val="28"/>
          <w:szCs w:val="28"/>
        </w:rPr>
        <w:t xml:space="preserve"> </w:t>
      </w:r>
      <w:r>
        <w:rPr>
          <w:sz w:val="28"/>
          <w:szCs w:val="28"/>
        </w:rPr>
        <w:t>функциональное программное обеспечение</w:t>
      </w:r>
    </w:p>
    <w:p w14:paraId="2575D1C2" w14:textId="77777777" w:rsidR="00AD7025" w:rsidRDefault="00AD7025" w:rsidP="00AD7025">
      <w:pPr>
        <w:spacing w:line="360" w:lineRule="auto"/>
        <w:jc w:val="both"/>
        <w:rPr>
          <w:bCs/>
          <w:sz w:val="28"/>
          <w:szCs w:val="28"/>
        </w:rPr>
      </w:pPr>
      <w:r>
        <w:rPr>
          <w:bCs/>
          <w:sz w:val="28"/>
          <w:szCs w:val="28"/>
        </w:rPr>
        <w:t>СД – слова данных</w:t>
      </w:r>
    </w:p>
    <w:p w14:paraId="33FCB8B9" w14:textId="77777777" w:rsidR="009F405F" w:rsidRDefault="00BB79A7" w:rsidP="009F405F">
      <w:pPr>
        <w:spacing w:line="360" w:lineRule="auto"/>
        <w:jc w:val="both"/>
        <w:rPr>
          <w:bCs/>
          <w:sz w:val="28"/>
          <w:szCs w:val="28"/>
        </w:rPr>
      </w:pPr>
      <w:r>
        <w:rPr>
          <w:bCs/>
          <w:sz w:val="28"/>
          <w:szCs w:val="28"/>
        </w:rPr>
        <w:t xml:space="preserve">КШ – </w:t>
      </w:r>
      <w:r w:rsidRPr="00BB79A7">
        <w:rPr>
          <w:bCs/>
          <w:sz w:val="28"/>
          <w:szCs w:val="28"/>
        </w:rPr>
        <w:t>Контроллер шины</w:t>
      </w:r>
      <w:r w:rsidR="00E37AE3" w:rsidRPr="00E37AE3">
        <w:rPr>
          <w:bCs/>
          <w:sz w:val="28"/>
          <w:szCs w:val="28"/>
        </w:rPr>
        <w:t xml:space="preserve"> </w:t>
      </w:r>
      <w:r>
        <w:rPr>
          <w:bCs/>
          <w:sz w:val="28"/>
          <w:szCs w:val="28"/>
        </w:rPr>
        <w:t>(</w:t>
      </w:r>
      <w:proofErr w:type="spellStart"/>
      <w:r>
        <w:rPr>
          <w:bCs/>
          <w:sz w:val="28"/>
          <w:szCs w:val="28"/>
        </w:rPr>
        <w:t>Bus</w:t>
      </w:r>
      <w:proofErr w:type="spellEnd"/>
      <w:r>
        <w:rPr>
          <w:bCs/>
          <w:sz w:val="28"/>
          <w:szCs w:val="28"/>
        </w:rPr>
        <w:t xml:space="preserve"> </w:t>
      </w:r>
      <w:proofErr w:type="spellStart"/>
      <w:r>
        <w:rPr>
          <w:bCs/>
          <w:sz w:val="28"/>
          <w:szCs w:val="28"/>
        </w:rPr>
        <w:t>Controller</w:t>
      </w:r>
      <w:proofErr w:type="spellEnd"/>
      <w:r w:rsidRPr="00BB79A7">
        <w:rPr>
          <w:bCs/>
          <w:sz w:val="28"/>
          <w:szCs w:val="28"/>
        </w:rPr>
        <w:t>(BC)</w:t>
      </w:r>
      <w:r>
        <w:rPr>
          <w:bCs/>
          <w:sz w:val="28"/>
          <w:szCs w:val="28"/>
        </w:rPr>
        <w:t>)</w:t>
      </w:r>
      <w:r w:rsidRPr="00BB79A7">
        <w:rPr>
          <w:bCs/>
          <w:sz w:val="28"/>
          <w:szCs w:val="28"/>
        </w:rPr>
        <w:t xml:space="preserve"> </w:t>
      </w:r>
      <w:r>
        <w:rPr>
          <w:bCs/>
          <w:sz w:val="28"/>
          <w:szCs w:val="28"/>
        </w:rPr>
        <w:t xml:space="preserve">– </w:t>
      </w:r>
      <w:r w:rsidRPr="00BB79A7">
        <w:rPr>
          <w:bCs/>
          <w:sz w:val="28"/>
          <w:szCs w:val="28"/>
        </w:rPr>
        <w:t>устройство интерфейса,</w:t>
      </w:r>
      <w:r>
        <w:rPr>
          <w:bCs/>
          <w:sz w:val="28"/>
          <w:szCs w:val="28"/>
        </w:rPr>
        <w:t xml:space="preserve"> управляющее обме</w:t>
      </w:r>
      <w:r w:rsidR="009F405F">
        <w:rPr>
          <w:bCs/>
          <w:sz w:val="28"/>
          <w:szCs w:val="28"/>
        </w:rPr>
        <w:t>ном информации в интерфейсе</w:t>
      </w:r>
    </w:p>
    <w:p w14:paraId="0147625C" w14:textId="77777777" w:rsidR="009F405F" w:rsidRDefault="00BB79A7" w:rsidP="009F405F">
      <w:pPr>
        <w:spacing w:line="360" w:lineRule="auto"/>
        <w:jc w:val="both"/>
        <w:rPr>
          <w:bCs/>
          <w:sz w:val="28"/>
          <w:szCs w:val="28"/>
        </w:rPr>
      </w:pPr>
      <w:r>
        <w:rPr>
          <w:bCs/>
          <w:sz w:val="28"/>
          <w:szCs w:val="28"/>
        </w:rPr>
        <w:t>ОУ – Оконечное устройство</w:t>
      </w:r>
      <w:r w:rsidR="00E37AE3" w:rsidRPr="00E37AE3">
        <w:rPr>
          <w:bCs/>
          <w:sz w:val="28"/>
          <w:szCs w:val="28"/>
        </w:rPr>
        <w:t xml:space="preserve"> </w:t>
      </w:r>
      <w:r>
        <w:rPr>
          <w:bCs/>
          <w:sz w:val="28"/>
          <w:szCs w:val="28"/>
        </w:rPr>
        <w:t>(</w:t>
      </w:r>
      <w:proofErr w:type="spellStart"/>
      <w:r>
        <w:rPr>
          <w:bCs/>
          <w:sz w:val="28"/>
          <w:szCs w:val="28"/>
        </w:rPr>
        <w:t>Remote</w:t>
      </w:r>
      <w:proofErr w:type="spellEnd"/>
      <w:r>
        <w:rPr>
          <w:bCs/>
          <w:sz w:val="28"/>
          <w:szCs w:val="28"/>
        </w:rPr>
        <w:t xml:space="preserve"> </w:t>
      </w:r>
      <w:proofErr w:type="spellStart"/>
      <w:r>
        <w:rPr>
          <w:bCs/>
          <w:sz w:val="28"/>
          <w:szCs w:val="28"/>
        </w:rPr>
        <w:t>Terminal</w:t>
      </w:r>
      <w:proofErr w:type="spellEnd"/>
      <w:r w:rsidRPr="00BB79A7">
        <w:rPr>
          <w:bCs/>
          <w:sz w:val="28"/>
          <w:szCs w:val="28"/>
        </w:rPr>
        <w:t>(RT)</w:t>
      </w:r>
      <w:r w:rsidR="009F405F">
        <w:rPr>
          <w:bCs/>
          <w:sz w:val="28"/>
          <w:szCs w:val="28"/>
        </w:rPr>
        <w:t>)</w:t>
      </w:r>
      <w:r w:rsidRPr="00BB79A7">
        <w:rPr>
          <w:bCs/>
          <w:sz w:val="28"/>
          <w:szCs w:val="28"/>
        </w:rPr>
        <w:t xml:space="preserve"> </w:t>
      </w:r>
      <w:r>
        <w:rPr>
          <w:bCs/>
          <w:sz w:val="28"/>
          <w:szCs w:val="28"/>
        </w:rPr>
        <w:t xml:space="preserve">– </w:t>
      </w:r>
      <w:r w:rsidRPr="00BB79A7">
        <w:rPr>
          <w:bCs/>
          <w:sz w:val="28"/>
          <w:szCs w:val="28"/>
        </w:rPr>
        <w:t>устройство интерфейса, функционирующе</w:t>
      </w:r>
      <w:r w:rsidR="009F405F">
        <w:rPr>
          <w:bCs/>
          <w:sz w:val="28"/>
          <w:szCs w:val="28"/>
        </w:rPr>
        <w:t>е в соответствии с командами КШ</w:t>
      </w:r>
    </w:p>
    <w:p w14:paraId="2A950C09" w14:textId="77777777" w:rsidR="00AD7025" w:rsidRPr="009F405F" w:rsidRDefault="00AD7025" w:rsidP="009F405F">
      <w:pPr>
        <w:spacing w:line="360" w:lineRule="auto"/>
        <w:jc w:val="both"/>
        <w:rPr>
          <w:bCs/>
          <w:sz w:val="28"/>
          <w:szCs w:val="28"/>
        </w:rPr>
      </w:pPr>
      <w:r>
        <w:rPr>
          <w:sz w:val="28"/>
          <w:szCs w:val="28"/>
        </w:rPr>
        <w:t xml:space="preserve">ИУ </w:t>
      </w:r>
      <w:r w:rsidRPr="00460002">
        <w:rPr>
          <w:sz w:val="28"/>
          <w:szCs w:val="28"/>
        </w:rPr>
        <w:t>–</w:t>
      </w:r>
      <w:r>
        <w:rPr>
          <w:sz w:val="28"/>
          <w:szCs w:val="28"/>
        </w:rPr>
        <w:t xml:space="preserve"> интерфейсные устройства </w:t>
      </w:r>
    </w:p>
    <w:p w14:paraId="32FB79FB" w14:textId="77777777" w:rsidR="00AD7025" w:rsidRDefault="00AD7025" w:rsidP="00AD7025">
      <w:pPr>
        <w:spacing w:line="360" w:lineRule="auto"/>
        <w:jc w:val="both"/>
        <w:rPr>
          <w:sz w:val="28"/>
          <w:szCs w:val="28"/>
        </w:rPr>
      </w:pPr>
      <w:r>
        <w:rPr>
          <w:sz w:val="28"/>
          <w:szCs w:val="28"/>
        </w:rPr>
        <w:t>ЛВС – локальная вычислительная сеть</w:t>
      </w:r>
    </w:p>
    <w:p w14:paraId="748366D0" w14:textId="77777777" w:rsidR="00AD7025" w:rsidRPr="002A0693" w:rsidRDefault="00AD7025" w:rsidP="00AD7025">
      <w:pPr>
        <w:spacing w:line="360" w:lineRule="auto"/>
        <w:jc w:val="both"/>
        <w:rPr>
          <w:bCs/>
          <w:sz w:val="28"/>
          <w:szCs w:val="28"/>
        </w:rPr>
      </w:pPr>
      <w:r>
        <w:rPr>
          <w:bCs/>
          <w:sz w:val="28"/>
          <w:szCs w:val="28"/>
        </w:rPr>
        <w:t xml:space="preserve">СЕВ </w:t>
      </w:r>
      <w:r w:rsidRPr="002A0693">
        <w:rPr>
          <w:bCs/>
          <w:sz w:val="28"/>
          <w:szCs w:val="28"/>
        </w:rPr>
        <w:t>–</w:t>
      </w:r>
      <w:r>
        <w:rPr>
          <w:bCs/>
          <w:sz w:val="28"/>
          <w:szCs w:val="28"/>
        </w:rPr>
        <w:t xml:space="preserve"> система единого времени</w:t>
      </w:r>
    </w:p>
    <w:p w14:paraId="700C2CD6" w14:textId="77777777" w:rsidR="00AD7025" w:rsidRDefault="00AD7025" w:rsidP="00AD7025">
      <w:pPr>
        <w:spacing w:line="360" w:lineRule="auto"/>
        <w:jc w:val="both"/>
        <w:rPr>
          <w:bCs/>
          <w:sz w:val="28"/>
          <w:szCs w:val="28"/>
        </w:rPr>
      </w:pPr>
      <w:r>
        <w:rPr>
          <w:bCs/>
          <w:sz w:val="28"/>
          <w:szCs w:val="28"/>
        </w:rPr>
        <w:t>НК – навигационный комплекс</w:t>
      </w:r>
    </w:p>
    <w:p w14:paraId="1E210C4C" w14:textId="77777777" w:rsidR="00551BC0" w:rsidRDefault="00551BC0" w:rsidP="00AD7025">
      <w:pPr>
        <w:spacing w:line="360" w:lineRule="auto"/>
        <w:jc w:val="both"/>
        <w:rPr>
          <w:sz w:val="28"/>
          <w:szCs w:val="28"/>
        </w:rPr>
      </w:pPr>
      <w:r>
        <w:rPr>
          <w:sz w:val="28"/>
          <w:szCs w:val="28"/>
        </w:rPr>
        <w:t>ПУ – пульт управления</w:t>
      </w:r>
    </w:p>
    <w:p w14:paraId="74E19181" w14:textId="77777777" w:rsidR="008275B0" w:rsidRDefault="00551BC0" w:rsidP="009A7321">
      <w:pPr>
        <w:spacing w:line="360" w:lineRule="auto"/>
        <w:jc w:val="both"/>
        <w:rPr>
          <w:sz w:val="28"/>
          <w:szCs w:val="28"/>
        </w:rPr>
      </w:pPr>
      <w:r>
        <w:rPr>
          <w:sz w:val="28"/>
          <w:szCs w:val="28"/>
        </w:rPr>
        <w:t>НК – надводный корабль</w:t>
      </w:r>
    </w:p>
    <w:p w14:paraId="0C97F029" w14:textId="77777777" w:rsidR="00DE1593" w:rsidRPr="002D4EEF" w:rsidRDefault="00551BC0" w:rsidP="002146EA">
      <w:pPr>
        <w:spacing w:line="360" w:lineRule="auto"/>
        <w:jc w:val="both"/>
        <w:rPr>
          <w:sz w:val="28"/>
          <w:szCs w:val="28"/>
        </w:rPr>
      </w:pPr>
      <w:r w:rsidRPr="002D4EEF">
        <w:rPr>
          <w:sz w:val="28"/>
          <w:szCs w:val="28"/>
        </w:rPr>
        <w:t>ВК – вычислительный комплекс</w:t>
      </w:r>
    </w:p>
    <w:p w14:paraId="3BE516C2" w14:textId="77777777" w:rsidR="00BD15C5" w:rsidRDefault="00BD15C5" w:rsidP="00AD7025">
      <w:pPr>
        <w:spacing w:line="360" w:lineRule="auto"/>
        <w:jc w:val="both"/>
        <w:rPr>
          <w:sz w:val="28"/>
          <w:szCs w:val="28"/>
        </w:rPr>
      </w:pPr>
      <w:r w:rsidRPr="002D4EEF">
        <w:rPr>
          <w:sz w:val="28"/>
          <w:szCs w:val="28"/>
        </w:rPr>
        <w:t xml:space="preserve">ТУ – </w:t>
      </w:r>
      <w:r w:rsidR="00204965">
        <w:rPr>
          <w:sz w:val="28"/>
          <w:szCs w:val="28"/>
        </w:rPr>
        <w:t>т</w:t>
      </w:r>
      <w:r w:rsidRPr="002D4EEF">
        <w:rPr>
          <w:sz w:val="28"/>
          <w:szCs w:val="28"/>
        </w:rPr>
        <w:t xml:space="preserve">ехнические </w:t>
      </w:r>
      <w:r w:rsidR="00204965">
        <w:rPr>
          <w:sz w:val="28"/>
          <w:szCs w:val="28"/>
        </w:rPr>
        <w:t>у</w:t>
      </w:r>
      <w:r w:rsidRPr="002D4EEF">
        <w:rPr>
          <w:sz w:val="28"/>
          <w:szCs w:val="28"/>
        </w:rPr>
        <w:t>словия</w:t>
      </w:r>
    </w:p>
    <w:p w14:paraId="5EA6DD5A" w14:textId="77777777" w:rsidR="00BB79A7" w:rsidRPr="00BB79A7" w:rsidRDefault="00BB79A7" w:rsidP="00BB79A7">
      <w:pPr>
        <w:spacing w:line="360" w:lineRule="auto"/>
        <w:jc w:val="both"/>
        <w:rPr>
          <w:sz w:val="28"/>
          <w:szCs w:val="28"/>
        </w:rPr>
      </w:pPr>
      <w:r w:rsidRPr="00BB79A7">
        <w:rPr>
          <w:sz w:val="28"/>
          <w:szCs w:val="28"/>
        </w:rPr>
        <w:t xml:space="preserve">КС </w:t>
      </w:r>
      <w:r w:rsidRPr="002D4EEF">
        <w:rPr>
          <w:sz w:val="28"/>
          <w:szCs w:val="28"/>
        </w:rPr>
        <w:t>–</w:t>
      </w:r>
      <w:r w:rsidRPr="00BB79A7">
        <w:rPr>
          <w:sz w:val="28"/>
          <w:szCs w:val="28"/>
        </w:rPr>
        <w:t xml:space="preserve"> командное слово (</w:t>
      </w:r>
      <w:proofErr w:type="spellStart"/>
      <w:r w:rsidRPr="00BB79A7">
        <w:rPr>
          <w:sz w:val="28"/>
          <w:szCs w:val="28"/>
        </w:rPr>
        <w:t>Command</w:t>
      </w:r>
      <w:proofErr w:type="spellEnd"/>
      <w:r w:rsidRPr="00BB79A7">
        <w:rPr>
          <w:sz w:val="28"/>
          <w:szCs w:val="28"/>
        </w:rPr>
        <w:t xml:space="preserve"> </w:t>
      </w:r>
      <w:proofErr w:type="spellStart"/>
      <w:r w:rsidRPr="00BB79A7">
        <w:rPr>
          <w:sz w:val="28"/>
          <w:szCs w:val="28"/>
        </w:rPr>
        <w:t>Word</w:t>
      </w:r>
      <w:proofErr w:type="spellEnd"/>
      <w:r w:rsidRPr="00BB79A7">
        <w:rPr>
          <w:sz w:val="28"/>
          <w:szCs w:val="28"/>
        </w:rPr>
        <w:t>, CW).</w:t>
      </w:r>
    </w:p>
    <w:p w14:paraId="4286AD79" w14:textId="77777777" w:rsidR="00BB79A7" w:rsidRPr="00BB79A7" w:rsidRDefault="00BB79A7" w:rsidP="00BB79A7">
      <w:pPr>
        <w:spacing w:line="360" w:lineRule="auto"/>
        <w:jc w:val="both"/>
        <w:rPr>
          <w:sz w:val="28"/>
          <w:szCs w:val="28"/>
        </w:rPr>
      </w:pPr>
      <w:r w:rsidRPr="00BB79A7">
        <w:rPr>
          <w:sz w:val="28"/>
          <w:szCs w:val="28"/>
        </w:rPr>
        <w:t xml:space="preserve">СД </w:t>
      </w:r>
      <w:r w:rsidRPr="002D4EEF">
        <w:rPr>
          <w:sz w:val="28"/>
          <w:szCs w:val="28"/>
        </w:rPr>
        <w:t>–</w:t>
      </w:r>
      <w:r w:rsidRPr="00BB79A7">
        <w:rPr>
          <w:sz w:val="28"/>
          <w:szCs w:val="28"/>
        </w:rPr>
        <w:t xml:space="preserve"> слово данных (</w:t>
      </w:r>
      <w:proofErr w:type="spellStart"/>
      <w:r w:rsidRPr="00BB79A7">
        <w:rPr>
          <w:sz w:val="28"/>
          <w:szCs w:val="28"/>
        </w:rPr>
        <w:t>Data</w:t>
      </w:r>
      <w:proofErr w:type="spellEnd"/>
      <w:r w:rsidRPr="00BB79A7">
        <w:rPr>
          <w:sz w:val="28"/>
          <w:szCs w:val="28"/>
        </w:rPr>
        <w:t xml:space="preserve"> </w:t>
      </w:r>
      <w:proofErr w:type="spellStart"/>
      <w:r w:rsidRPr="00BB79A7">
        <w:rPr>
          <w:sz w:val="28"/>
          <w:szCs w:val="28"/>
        </w:rPr>
        <w:t>Word</w:t>
      </w:r>
      <w:proofErr w:type="spellEnd"/>
      <w:r w:rsidRPr="00BB79A7">
        <w:rPr>
          <w:sz w:val="28"/>
          <w:szCs w:val="28"/>
        </w:rPr>
        <w:t>, DW).</w:t>
      </w:r>
    </w:p>
    <w:p w14:paraId="43B9C463" w14:textId="77777777" w:rsidR="00BB79A7" w:rsidRPr="00BB79A7" w:rsidRDefault="00BB79A7" w:rsidP="00BB79A7">
      <w:pPr>
        <w:spacing w:line="360" w:lineRule="auto"/>
        <w:jc w:val="both"/>
        <w:rPr>
          <w:sz w:val="28"/>
          <w:szCs w:val="28"/>
        </w:rPr>
      </w:pPr>
      <w:r w:rsidRPr="00BB79A7">
        <w:rPr>
          <w:sz w:val="28"/>
          <w:szCs w:val="28"/>
        </w:rPr>
        <w:t xml:space="preserve">ОС </w:t>
      </w:r>
      <w:r w:rsidRPr="002D4EEF">
        <w:rPr>
          <w:sz w:val="28"/>
          <w:szCs w:val="28"/>
        </w:rPr>
        <w:t>–</w:t>
      </w:r>
      <w:r w:rsidRPr="00BB79A7">
        <w:rPr>
          <w:sz w:val="28"/>
          <w:szCs w:val="28"/>
        </w:rPr>
        <w:t xml:space="preserve"> ответное слово (</w:t>
      </w:r>
      <w:proofErr w:type="spellStart"/>
      <w:r w:rsidRPr="00BB79A7">
        <w:rPr>
          <w:sz w:val="28"/>
          <w:szCs w:val="28"/>
        </w:rPr>
        <w:t>Status</w:t>
      </w:r>
      <w:proofErr w:type="spellEnd"/>
      <w:r w:rsidRPr="00BB79A7">
        <w:rPr>
          <w:sz w:val="28"/>
          <w:szCs w:val="28"/>
        </w:rPr>
        <w:t xml:space="preserve"> </w:t>
      </w:r>
      <w:proofErr w:type="spellStart"/>
      <w:r w:rsidRPr="00BB79A7">
        <w:rPr>
          <w:sz w:val="28"/>
          <w:szCs w:val="28"/>
        </w:rPr>
        <w:t>Word</w:t>
      </w:r>
      <w:proofErr w:type="spellEnd"/>
      <w:r w:rsidRPr="00BB79A7">
        <w:rPr>
          <w:sz w:val="28"/>
          <w:szCs w:val="28"/>
        </w:rPr>
        <w:t>, SW).</w:t>
      </w:r>
    </w:p>
    <w:p w14:paraId="48AFE41A" w14:textId="77777777" w:rsidR="00BB79A7" w:rsidRPr="00BB79A7" w:rsidRDefault="00BB79A7" w:rsidP="00BB79A7">
      <w:pPr>
        <w:spacing w:line="360" w:lineRule="auto"/>
        <w:jc w:val="both"/>
        <w:rPr>
          <w:sz w:val="28"/>
          <w:szCs w:val="28"/>
        </w:rPr>
      </w:pPr>
      <w:r w:rsidRPr="00BB79A7">
        <w:rPr>
          <w:sz w:val="28"/>
          <w:szCs w:val="28"/>
        </w:rPr>
        <w:t>КУ – команда управления (</w:t>
      </w:r>
      <w:proofErr w:type="spellStart"/>
      <w:r w:rsidRPr="00BB79A7">
        <w:rPr>
          <w:sz w:val="28"/>
          <w:szCs w:val="28"/>
        </w:rPr>
        <w:t>Mode</w:t>
      </w:r>
      <w:proofErr w:type="spellEnd"/>
      <w:r w:rsidRPr="00BB79A7">
        <w:rPr>
          <w:sz w:val="28"/>
          <w:szCs w:val="28"/>
        </w:rPr>
        <w:t xml:space="preserve"> </w:t>
      </w:r>
      <w:proofErr w:type="spellStart"/>
      <w:r w:rsidRPr="00BB79A7">
        <w:rPr>
          <w:sz w:val="28"/>
          <w:szCs w:val="28"/>
        </w:rPr>
        <w:t>code</w:t>
      </w:r>
      <w:proofErr w:type="spellEnd"/>
      <w:r w:rsidRPr="00BB79A7">
        <w:rPr>
          <w:sz w:val="28"/>
          <w:szCs w:val="28"/>
        </w:rPr>
        <w:t>).</w:t>
      </w:r>
    </w:p>
    <w:p w14:paraId="1ECEA6FE" w14:textId="77777777" w:rsidR="00BB79A7" w:rsidRDefault="00BB79A7" w:rsidP="00BB79A7">
      <w:pPr>
        <w:spacing w:line="360" w:lineRule="auto"/>
        <w:jc w:val="both"/>
        <w:rPr>
          <w:sz w:val="28"/>
          <w:szCs w:val="28"/>
        </w:rPr>
      </w:pPr>
      <w:r w:rsidRPr="0007173E">
        <w:rPr>
          <w:sz w:val="28"/>
          <w:szCs w:val="28"/>
        </w:rPr>
        <w:t>СК</w:t>
      </w:r>
      <w:r w:rsidR="002C0A97" w:rsidRPr="0007173E">
        <w:rPr>
          <w:sz w:val="28"/>
          <w:szCs w:val="28"/>
        </w:rPr>
        <w:t>В</w:t>
      </w:r>
      <w:r w:rsidR="0007173E">
        <w:rPr>
          <w:sz w:val="28"/>
          <w:szCs w:val="28"/>
        </w:rPr>
        <w:t xml:space="preserve"> – </w:t>
      </w:r>
      <w:r w:rsidRPr="00BB79A7">
        <w:rPr>
          <w:sz w:val="28"/>
          <w:szCs w:val="28"/>
        </w:rPr>
        <w:t>система контроля</w:t>
      </w:r>
      <w:r w:rsidR="002C0A97">
        <w:rPr>
          <w:sz w:val="28"/>
          <w:szCs w:val="28"/>
        </w:rPr>
        <w:t xml:space="preserve"> версий</w:t>
      </w:r>
      <w:r w:rsidRPr="00BB79A7">
        <w:rPr>
          <w:sz w:val="28"/>
          <w:szCs w:val="28"/>
        </w:rPr>
        <w:t>.</w:t>
      </w:r>
    </w:p>
    <w:p w14:paraId="78E9272D" w14:textId="77777777" w:rsidR="00676E47" w:rsidRPr="00915C92" w:rsidRDefault="00676E47" w:rsidP="00AD7025">
      <w:pPr>
        <w:spacing w:line="360" w:lineRule="auto"/>
        <w:jc w:val="both"/>
        <w:rPr>
          <w:sz w:val="28"/>
          <w:szCs w:val="28"/>
        </w:rPr>
      </w:pPr>
      <w:r>
        <w:rPr>
          <w:sz w:val="28"/>
          <w:szCs w:val="28"/>
          <w:lang w:val="en-US"/>
        </w:rPr>
        <w:t>U</w:t>
      </w:r>
      <w:r w:rsidR="0007173E">
        <w:rPr>
          <w:sz w:val="28"/>
          <w:szCs w:val="28"/>
          <w:lang w:val="en-US"/>
        </w:rPr>
        <w:t>DP</w:t>
      </w:r>
      <w:r w:rsidRPr="00676E47">
        <w:rPr>
          <w:sz w:val="28"/>
          <w:szCs w:val="28"/>
        </w:rPr>
        <w:t xml:space="preserve"> – </w:t>
      </w:r>
      <w:r>
        <w:rPr>
          <w:sz w:val="28"/>
          <w:szCs w:val="28"/>
          <w:lang w:val="en-US"/>
        </w:rPr>
        <w:t>User</w:t>
      </w:r>
      <w:r w:rsidRPr="00676E47">
        <w:rPr>
          <w:sz w:val="28"/>
          <w:szCs w:val="28"/>
        </w:rPr>
        <w:t xml:space="preserve"> </w:t>
      </w:r>
      <w:r>
        <w:rPr>
          <w:sz w:val="28"/>
          <w:szCs w:val="28"/>
          <w:lang w:val="en-US"/>
        </w:rPr>
        <w:t>Datagram</w:t>
      </w:r>
      <w:r w:rsidRPr="00676E47">
        <w:rPr>
          <w:sz w:val="28"/>
          <w:szCs w:val="28"/>
        </w:rPr>
        <w:t xml:space="preserve"> </w:t>
      </w:r>
      <w:r>
        <w:rPr>
          <w:sz w:val="28"/>
          <w:szCs w:val="28"/>
          <w:lang w:val="en-US"/>
        </w:rPr>
        <w:t>Protocol</w:t>
      </w:r>
      <w:r w:rsidR="00915C92">
        <w:rPr>
          <w:sz w:val="28"/>
          <w:szCs w:val="28"/>
        </w:rPr>
        <w:t xml:space="preserve"> (Протоко</w:t>
      </w:r>
      <w:r w:rsidR="00A4305D">
        <w:rPr>
          <w:sz w:val="28"/>
          <w:szCs w:val="28"/>
        </w:rPr>
        <w:t>л пользовательских дейтаграмм</w:t>
      </w:r>
      <w:r w:rsidR="00915C92">
        <w:rPr>
          <w:sz w:val="28"/>
          <w:szCs w:val="28"/>
        </w:rPr>
        <w:t>)</w:t>
      </w:r>
    </w:p>
    <w:p w14:paraId="2390DF70" w14:textId="77777777" w:rsidR="00676E47" w:rsidRDefault="00676E47" w:rsidP="00AD7025">
      <w:pPr>
        <w:spacing w:line="360" w:lineRule="auto"/>
        <w:jc w:val="both"/>
        <w:rPr>
          <w:sz w:val="28"/>
          <w:szCs w:val="28"/>
        </w:rPr>
      </w:pPr>
      <w:r>
        <w:rPr>
          <w:sz w:val="28"/>
          <w:szCs w:val="28"/>
          <w:lang w:val="en-US"/>
        </w:rPr>
        <w:lastRenderedPageBreak/>
        <w:t>TCP</w:t>
      </w:r>
      <w:r w:rsidRPr="003F5E09">
        <w:rPr>
          <w:sz w:val="28"/>
          <w:szCs w:val="28"/>
        </w:rPr>
        <w:t xml:space="preserve"> – </w:t>
      </w:r>
      <w:r>
        <w:rPr>
          <w:sz w:val="28"/>
          <w:szCs w:val="28"/>
          <w:lang w:val="en-US"/>
        </w:rPr>
        <w:t>Transmission</w:t>
      </w:r>
      <w:r w:rsidRPr="003F5E09">
        <w:rPr>
          <w:sz w:val="28"/>
          <w:szCs w:val="28"/>
        </w:rPr>
        <w:t xml:space="preserve"> </w:t>
      </w:r>
      <w:r>
        <w:rPr>
          <w:sz w:val="28"/>
          <w:szCs w:val="28"/>
          <w:lang w:val="en-US"/>
        </w:rPr>
        <w:t>Control</w:t>
      </w:r>
      <w:r w:rsidRPr="003F5E09">
        <w:rPr>
          <w:sz w:val="28"/>
          <w:szCs w:val="28"/>
        </w:rPr>
        <w:t xml:space="preserve"> </w:t>
      </w:r>
      <w:r>
        <w:rPr>
          <w:sz w:val="28"/>
          <w:szCs w:val="28"/>
          <w:lang w:val="en-US"/>
        </w:rPr>
        <w:t>Protocol</w:t>
      </w:r>
      <w:r w:rsidR="00915C92" w:rsidRPr="003F5E09">
        <w:rPr>
          <w:sz w:val="28"/>
          <w:szCs w:val="28"/>
        </w:rPr>
        <w:t xml:space="preserve"> (</w:t>
      </w:r>
      <w:r w:rsidR="00915C92">
        <w:rPr>
          <w:sz w:val="28"/>
          <w:szCs w:val="28"/>
        </w:rPr>
        <w:t>Протокол</w:t>
      </w:r>
      <w:r w:rsidR="00915C92" w:rsidRPr="003F5E09">
        <w:rPr>
          <w:sz w:val="28"/>
          <w:szCs w:val="28"/>
        </w:rPr>
        <w:t xml:space="preserve"> </w:t>
      </w:r>
      <w:r w:rsidR="00915C92">
        <w:rPr>
          <w:sz w:val="28"/>
          <w:szCs w:val="28"/>
        </w:rPr>
        <w:t>управления передачей)</w:t>
      </w:r>
    </w:p>
    <w:p w14:paraId="07D8895B" w14:textId="77777777" w:rsidR="00764B6D" w:rsidRDefault="00764B6D" w:rsidP="00AD7025">
      <w:pPr>
        <w:spacing w:line="360" w:lineRule="auto"/>
        <w:jc w:val="both"/>
        <w:rPr>
          <w:sz w:val="28"/>
          <w:szCs w:val="28"/>
        </w:rPr>
      </w:pPr>
      <w:r>
        <w:rPr>
          <w:sz w:val="28"/>
          <w:szCs w:val="28"/>
        </w:rPr>
        <w:t>ЯП – язык программирования</w:t>
      </w:r>
    </w:p>
    <w:p w14:paraId="191A2E58" w14:textId="77777777" w:rsidR="00A236B6" w:rsidRDefault="002D58B0" w:rsidP="005E58F2">
      <w:pPr>
        <w:spacing w:line="360" w:lineRule="auto"/>
        <w:jc w:val="both"/>
        <w:rPr>
          <w:sz w:val="28"/>
          <w:szCs w:val="28"/>
        </w:rPr>
      </w:pPr>
      <w:r w:rsidRPr="002D58B0">
        <w:rPr>
          <w:sz w:val="28"/>
          <w:szCs w:val="28"/>
        </w:rPr>
        <w:t>Сообщение</w:t>
      </w:r>
      <w:r>
        <w:rPr>
          <w:sz w:val="28"/>
          <w:szCs w:val="28"/>
        </w:rPr>
        <w:t xml:space="preserve"> –</w:t>
      </w:r>
      <w:r w:rsidRPr="002D58B0">
        <w:rPr>
          <w:sz w:val="28"/>
          <w:szCs w:val="28"/>
        </w:rPr>
        <w:t xml:space="preserve"> последовательность передаваемых командных и ответных слов, а также слов данных (при их наличии).</w:t>
      </w:r>
    </w:p>
    <w:p w14:paraId="1C70A7FC" w14:textId="77777777" w:rsidR="005E58F2" w:rsidRDefault="005E58F2" w:rsidP="005E58F2">
      <w:pPr>
        <w:spacing w:line="360" w:lineRule="auto"/>
        <w:jc w:val="both"/>
        <w:rPr>
          <w:sz w:val="28"/>
          <w:szCs w:val="28"/>
        </w:rPr>
      </w:pPr>
      <w:r>
        <w:rPr>
          <w:sz w:val="28"/>
          <w:szCs w:val="28"/>
        </w:rPr>
        <w:t xml:space="preserve">ЛП </w:t>
      </w:r>
      <w:r w:rsidRPr="008357D4">
        <w:rPr>
          <w:sz w:val="28"/>
          <w:szCs w:val="28"/>
        </w:rPr>
        <w:t>–</w:t>
      </w:r>
      <w:r>
        <w:rPr>
          <w:sz w:val="28"/>
          <w:szCs w:val="28"/>
        </w:rPr>
        <w:t xml:space="preserve"> легковесный процесс</w:t>
      </w:r>
    </w:p>
    <w:p w14:paraId="28E92300" w14:textId="77777777" w:rsidR="00A632CF" w:rsidRDefault="00A632CF" w:rsidP="005E58F2">
      <w:pPr>
        <w:spacing w:line="360" w:lineRule="auto"/>
        <w:jc w:val="both"/>
        <w:rPr>
          <w:sz w:val="28"/>
          <w:szCs w:val="28"/>
        </w:rPr>
      </w:pPr>
      <w:proofErr w:type="spellStart"/>
      <w:r>
        <w:rPr>
          <w:sz w:val="28"/>
          <w:szCs w:val="28"/>
        </w:rPr>
        <w:t>СОРДиУ</w:t>
      </w:r>
      <w:proofErr w:type="spellEnd"/>
      <w:r>
        <w:rPr>
          <w:sz w:val="28"/>
          <w:szCs w:val="28"/>
        </w:rPr>
        <w:t xml:space="preserve"> – система отображения, регистрации, документирования и управления</w:t>
      </w:r>
    </w:p>
    <w:p w14:paraId="12F0702C" w14:textId="77777777" w:rsidR="00CD3322" w:rsidRPr="002D58B0" w:rsidRDefault="00CD3322" w:rsidP="005E58F2">
      <w:pPr>
        <w:spacing w:line="360" w:lineRule="auto"/>
        <w:jc w:val="both"/>
        <w:rPr>
          <w:sz w:val="28"/>
          <w:szCs w:val="28"/>
        </w:rPr>
      </w:pPr>
      <w:r>
        <w:rPr>
          <w:sz w:val="28"/>
          <w:szCs w:val="28"/>
        </w:rPr>
        <w:t>ЦП – центральный процессор</w:t>
      </w:r>
    </w:p>
    <w:p w14:paraId="2D0C122A" w14:textId="77777777" w:rsidR="00E568AE" w:rsidRPr="009A7321" w:rsidRDefault="00E568AE" w:rsidP="005E58F2">
      <w:pPr>
        <w:pStyle w:val="1"/>
        <w:spacing w:line="360" w:lineRule="auto"/>
        <w:rPr>
          <w:b w:val="0"/>
          <w:szCs w:val="28"/>
        </w:rPr>
      </w:pPr>
      <w:r w:rsidRPr="002D58B0">
        <w:rPr>
          <w:szCs w:val="28"/>
        </w:rPr>
        <w:br w:type="page"/>
      </w:r>
      <w:bookmarkStart w:id="2" w:name="_Toc166017148"/>
      <w:r w:rsidRPr="005E58F2">
        <w:lastRenderedPageBreak/>
        <w:t>Введение</w:t>
      </w:r>
      <w:bookmarkEnd w:id="2"/>
    </w:p>
    <w:p w14:paraId="4321A85A" w14:textId="77777777" w:rsidR="006C425D" w:rsidRDefault="00152E25" w:rsidP="00F311E5">
      <w:pPr>
        <w:pStyle w:val="aff2"/>
      </w:pPr>
      <w:r>
        <w:t>В судостроении г</w:t>
      </w:r>
      <w:r w:rsidR="00AD7025" w:rsidRPr="00C55AAB">
        <w:t>идроакустика</w:t>
      </w:r>
      <w:r w:rsidR="00F83AB6">
        <w:t xml:space="preserve"> – это </w:t>
      </w:r>
      <w:r>
        <w:t>область, связанная с изучением и применением акустических явлений.</w:t>
      </w:r>
      <w:r w:rsidR="00D048FC">
        <w:t xml:space="preserve"> Она изучает </w:t>
      </w:r>
      <w:r w:rsidR="000E2AEB">
        <w:t xml:space="preserve">распространение звука в воде и его взаимодействие с окружающей средой. Гидроакустика играет важную роль в судостроении и позволяет обеспечить безопасность на </w:t>
      </w:r>
      <w:r w:rsidR="00047F0A">
        <w:t>воде</w:t>
      </w:r>
      <w:r w:rsidR="000E2AEB">
        <w:t>.</w:t>
      </w:r>
      <w:r w:rsidR="00FB154E">
        <w:t xml:space="preserve"> Гидроакустические системы судна позволяют определять</w:t>
      </w:r>
      <w:r w:rsidR="004E6E83">
        <w:t xml:space="preserve"> его</w:t>
      </w:r>
      <w:r w:rsidR="00FB154E">
        <w:t xml:space="preserve"> местоположение, а также используются в оборонных целях и могут обнаруживать и рассчитывать дистанцию до подводных лодок, мин и препятствий. </w:t>
      </w:r>
    </w:p>
    <w:p w14:paraId="7D446F64" w14:textId="77777777" w:rsidR="00BF1C84" w:rsidRPr="00F311E5" w:rsidRDefault="00F4549F" w:rsidP="003F5E09">
      <w:pPr>
        <w:pStyle w:val="aff2"/>
      </w:pPr>
      <w:r>
        <w:t xml:space="preserve">К гидроакустическим средствам относят эхолоты, </w:t>
      </w:r>
      <w:r w:rsidR="007240DF">
        <w:t xml:space="preserve">гидроакустические антенны и локаторы, гидроакустические </w:t>
      </w:r>
      <w:r w:rsidR="007240DF" w:rsidRPr="00075886">
        <w:t>комплексы.</w:t>
      </w:r>
      <w:r w:rsidR="003F5E09" w:rsidRPr="00075886">
        <w:t xml:space="preserve"> </w:t>
      </w:r>
      <w:r w:rsidR="0017588A" w:rsidRPr="00075886">
        <w:tab/>
      </w:r>
      <w:r w:rsidR="00BF1C84" w:rsidRPr="00075886">
        <w:t>Гидроакустические</w:t>
      </w:r>
      <w:r w:rsidR="00BF1C84">
        <w:t xml:space="preserve"> комплексы</w:t>
      </w:r>
      <w:r w:rsidR="007240DF">
        <w:t>,</w:t>
      </w:r>
      <w:r w:rsidR="00BF1C84">
        <w:t xml:space="preserve"> </w:t>
      </w:r>
      <w:r w:rsidR="007240DF" w:rsidRPr="00F658D8">
        <w:t xml:space="preserve">которые могут содержать в </w:t>
      </w:r>
      <w:r w:rsidR="007240DF" w:rsidRPr="006C425D">
        <w:t>своем составе одну или несколько гидроакустических станций</w:t>
      </w:r>
      <w:r w:rsidR="007240DF">
        <w:t xml:space="preserve">, </w:t>
      </w:r>
      <w:r w:rsidR="00BF1C84">
        <w:t>используют в различных целях</w:t>
      </w:r>
      <w:r w:rsidR="0057166A">
        <w:t xml:space="preserve">, обнаружение подводных </w:t>
      </w:r>
      <w:r w:rsidR="005C71E6">
        <w:t xml:space="preserve">и надводных </w:t>
      </w:r>
      <w:r w:rsidR="0057166A">
        <w:t xml:space="preserve">объектов, </w:t>
      </w:r>
      <w:r w:rsidR="005E0B84">
        <w:t xml:space="preserve">обработка и анализ гидроакустических данных, </w:t>
      </w:r>
      <w:r w:rsidR="0057166A">
        <w:t xml:space="preserve">исследование морской среды, </w:t>
      </w:r>
      <w:r w:rsidR="005E0B84">
        <w:t xml:space="preserve">измерения гидроакустических параметров и т.п. </w:t>
      </w:r>
    </w:p>
    <w:p w14:paraId="45724258" w14:textId="77777777" w:rsidR="00171D5C" w:rsidRDefault="00171D5C" w:rsidP="00171D5C">
      <w:pPr>
        <w:spacing w:line="360" w:lineRule="auto"/>
        <w:ind w:firstLine="709"/>
        <w:jc w:val="both"/>
        <w:rPr>
          <w:iCs/>
          <w:sz w:val="28"/>
          <w:szCs w:val="28"/>
        </w:rPr>
      </w:pPr>
      <w:r w:rsidRPr="00171D5C">
        <w:rPr>
          <w:iCs/>
          <w:sz w:val="28"/>
          <w:szCs w:val="28"/>
        </w:rPr>
        <w:t xml:space="preserve">Цифровой </w:t>
      </w:r>
      <w:r w:rsidR="00F311E5">
        <w:rPr>
          <w:iCs/>
          <w:sz w:val="28"/>
          <w:szCs w:val="28"/>
        </w:rPr>
        <w:t>вычислительный комплекс</w:t>
      </w:r>
      <w:r w:rsidR="008A069F" w:rsidRPr="008A069F">
        <w:rPr>
          <w:iCs/>
          <w:sz w:val="28"/>
          <w:szCs w:val="28"/>
        </w:rPr>
        <w:t xml:space="preserve"> (</w:t>
      </w:r>
      <w:r w:rsidR="008A069F">
        <w:rPr>
          <w:iCs/>
          <w:sz w:val="28"/>
          <w:szCs w:val="28"/>
        </w:rPr>
        <w:t xml:space="preserve">ЦВК) </w:t>
      </w:r>
      <w:r w:rsidR="00E80449">
        <w:rPr>
          <w:iCs/>
          <w:sz w:val="28"/>
          <w:szCs w:val="28"/>
        </w:rPr>
        <w:t>[1] современной</w:t>
      </w:r>
      <w:r w:rsidRPr="00171D5C">
        <w:rPr>
          <w:iCs/>
          <w:sz w:val="28"/>
          <w:szCs w:val="28"/>
        </w:rPr>
        <w:t xml:space="preserve"> </w:t>
      </w:r>
      <w:r w:rsidR="00E80449">
        <w:rPr>
          <w:bCs/>
          <w:sz w:val="28"/>
          <w:szCs w:val="28"/>
        </w:rPr>
        <w:t>гидроакустической станции</w:t>
      </w:r>
      <w:r w:rsidR="00F17BFD">
        <w:rPr>
          <w:bCs/>
          <w:sz w:val="28"/>
          <w:szCs w:val="28"/>
        </w:rPr>
        <w:t xml:space="preserve"> (ГАС)</w:t>
      </w:r>
      <w:r w:rsidRPr="00171D5C">
        <w:rPr>
          <w:iCs/>
          <w:sz w:val="28"/>
          <w:szCs w:val="28"/>
        </w:rPr>
        <w:t xml:space="preserve"> представляет собой многопроцессорную, многофункциональную</w:t>
      </w:r>
      <w:r w:rsidR="00F311E5">
        <w:rPr>
          <w:iCs/>
          <w:sz w:val="28"/>
          <w:szCs w:val="28"/>
        </w:rPr>
        <w:t xml:space="preserve"> </w:t>
      </w:r>
      <w:r w:rsidRPr="00171D5C">
        <w:rPr>
          <w:iCs/>
          <w:sz w:val="28"/>
          <w:szCs w:val="28"/>
        </w:rPr>
        <w:t xml:space="preserve">вычислительную систему, обеспечивающую прием и обработку цифровых сигналов, </w:t>
      </w:r>
      <w:r w:rsidR="001053F4" w:rsidRPr="00171D5C">
        <w:rPr>
          <w:iCs/>
          <w:sz w:val="28"/>
          <w:szCs w:val="28"/>
        </w:rPr>
        <w:t xml:space="preserve">управление </w:t>
      </w:r>
      <w:r w:rsidR="001053F4">
        <w:rPr>
          <w:iCs/>
          <w:sz w:val="28"/>
          <w:szCs w:val="28"/>
        </w:rPr>
        <w:t>ГАС</w:t>
      </w:r>
      <w:r w:rsidR="001053F4" w:rsidRPr="00171D5C">
        <w:rPr>
          <w:iCs/>
          <w:sz w:val="28"/>
          <w:szCs w:val="28"/>
        </w:rPr>
        <w:t>,</w:t>
      </w:r>
      <w:r w:rsidR="001053F4">
        <w:rPr>
          <w:iCs/>
          <w:sz w:val="28"/>
          <w:szCs w:val="28"/>
        </w:rPr>
        <w:t xml:space="preserve"> </w:t>
      </w:r>
      <w:r w:rsidRPr="00171D5C">
        <w:rPr>
          <w:iCs/>
          <w:sz w:val="28"/>
          <w:szCs w:val="28"/>
        </w:rPr>
        <w:t>выделение полезной информации</w:t>
      </w:r>
      <w:r w:rsidR="001053F4">
        <w:rPr>
          <w:iCs/>
          <w:sz w:val="28"/>
          <w:szCs w:val="28"/>
        </w:rPr>
        <w:t xml:space="preserve"> для</w:t>
      </w:r>
      <w:r w:rsidRPr="00171D5C">
        <w:rPr>
          <w:iCs/>
          <w:sz w:val="28"/>
          <w:szCs w:val="28"/>
        </w:rPr>
        <w:t xml:space="preserve"> оператор</w:t>
      </w:r>
      <w:r w:rsidR="001053F4">
        <w:rPr>
          <w:iCs/>
          <w:sz w:val="28"/>
          <w:szCs w:val="28"/>
        </w:rPr>
        <w:t>а</w:t>
      </w:r>
      <w:r w:rsidRPr="00171D5C">
        <w:rPr>
          <w:iCs/>
          <w:sz w:val="28"/>
          <w:szCs w:val="28"/>
        </w:rPr>
        <w:t>,</w:t>
      </w:r>
      <w:r w:rsidR="00FB154E">
        <w:rPr>
          <w:iCs/>
          <w:sz w:val="28"/>
          <w:szCs w:val="28"/>
        </w:rPr>
        <w:t xml:space="preserve"> </w:t>
      </w:r>
      <w:r w:rsidRPr="00171D5C">
        <w:rPr>
          <w:iCs/>
          <w:sz w:val="28"/>
          <w:szCs w:val="28"/>
        </w:rPr>
        <w:t xml:space="preserve">взаимодействие с другими системами. Аппаратное и программное обеспечение, входящее в состав комплекса, </w:t>
      </w:r>
      <w:r w:rsidR="001053F4">
        <w:rPr>
          <w:iCs/>
          <w:sz w:val="28"/>
          <w:szCs w:val="28"/>
        </w:rPr>
        <w:t>имеет</w:t>
      </w:r>
      <w:r w:rsidRPr="00171D5C">
        <w:rPr>
          <w:iCs/>
          <w:sz w:val="28"/>
          <w:szCs w:val="28"/>
        </w:rPr>
        <w:t xml:space="preserve"> высоки</w:t>
      </w:r>
      <w:r w:rsidR="001053F4">
        <w:rPr>
          <w:iCs/>
          <w:sz w:val="28"/>
          <w:szCs w:val="28"/>
        </w:rPr>
        <w:t>е</w:t>
      </w:r>
      <w:r w:rsidRPr="00171D5C">
        <w:rPr>
          <w:iCs/>
          <w:sz w:val="28"/>
          <w:szCs w:val="28"/>
        </w:rPr>
        <w:t xml:space="preserve"> показател</w:t>
      </w:r>
      <w:r w:rsidR="001053F4">
        <w:rPr>
          <w:iCs/>
          <w:sz w:val="28"/>
          <w:szCs w:val="28"/>
        </w:rPr>
        <w:t>и</w:t>
      </w:r>
      <w:r w:rsidRPr="00171D5C">
        <w:rPr>
          <w:iCs/>
          <w:sz w:val="28"/>
          <w:szCs w:val="28"/>
        </w:rPr>
        <w:t xml:space="preserve"> производительности, больш</w:t>
      </w:r>
      <w:r w:rsidR="001053F4">
        <w:rPr>
          <w:iCs/>
          <w:sz w:val="28"/>
          <w:szCs w:val="28"/>
        </w:rPr>
        <w:t>ую</w:t>
      </w:r>
      <w:r w:rsidRPr="00171D5C">
        <w:rPr>
          <w:iCs/>
          <w:sz w:val="28"/>
          <w:szCs w:val="28"/>
        </w:rPr>
        <w:t xml:space="preserve"> пропускн</w:t>
      </w:r>
      <w:r w:rsidR="001053F4">
        <w:rPr>
          <w:iCs/>
          <w:sz w:val="28"/>
          <w:szCs w:val="28"/>
        </w:rPr>
        <w:t>ую</w:t>
      </w:r>
      <w:r w:rsidRPr="00171D5C">
        <w:rPr>
          <w:iCs/>
          <w:sz w:val="28"/>
          <w:szCs w:val="28"/>
        </w:rPr>
        <w:t xml:space="preserve"> способностью каналов обмена, </w:t>
      </w:r>
      <w:r w:rsidR="001053F4">
        <w:rPr>
          <w:iCs/>
          <w:sz w:val="28"/>
          <w:szCs w:val="28"/>
        </w:rPr>
        <w:t>а также</w:t>
      </w:r>
      <w:r w:rsidRPr="00171D5C">
        <w:rPr>
          <w:iCs/>
          <w:sz w:val="28"/>
          <w:szCs w:val="28"/>
        </w:rPr>
        <w:t xml:space="preserve"> параллельн</w:t>
      </w:r>
      <w:r w:rsidR="001053F4">
        <w:rPr>
          <w:iCs/>
          <w:sz w:val="28"/>
          <w:szCs w:val="28"/>
        </w:rPr>
        <w:t>ую</w:t>
      </w:r>
      <w:r w:rsidRPr="00171D5C">
        <w:rPr>
          <w:iCs/>
          <w:sz w:val="28"/>
          <w:szCs w:val="28"/>
        </w:rPr>
        <w:t xml:space="preserve"> обработк</w:t>
      </w:r>
      <w:r w:rsidR="001053F4">
        <w:rPr>
          <w:iCs/>
          <w:sz w:val="28"/>
          <w:szCs w:val="28"/>
        </w:rPr>
        <w:t>у</w:t>
      </w:r>
      <w:r w:rsidRPr="00171D5C">
        <w:rPr>
          <w:iCs/>
          <w:sz w:val="28"/>
          <w:szCs w:val="28"/>
        </w:rPr>
        <w:t xml:space="preserve"> данных.</w:t>
      </w:r>
    </w:p>
    <w:p w14:paraId="4B67FCEA" w14:textId="77777777" w:rsidR="00FD15DE" w:rsidRDefault="00FD15DE" w:rsidP="00171D5C">
      <w:pPr>
        <w:spacing w:line="360" w:lineRule="auto"/>
        <w:ind w:firstLine="709"/>
        <w:jc w:val="both"/>
        <w:rPr>
          <w:iCs/>
          <w:sz w:val="28"/>
          <w:szCs w:val="28"/>
        </w:rPr>
      </w:pPr>
      <w:r>
        <w:rPr>
          <w:iCs/>
          <w:sz w:val="28"/>
          <w:szCs w:val="28"/>
        </w:rPr>
        <w:t xml:space="preserve">На судне существуют различные корабельные системы. </w:t>
      </w:r>
      <w:r w:rsidR="004C7AB9">
        <w:rPr>
          <w:iCs/>
          <w:sz w:val="28"/>
          <w:szCs w:val="28"/>
        </w:rPr>
        <w:t xml:space="preserve">Каждая из этих корабельных систем вырабатывает определенную информацию в зависимости от своего назначения, например, навигационные параметры движения, метеоданные и т.д. </w:t>
      </w:r>
      <w:r w:rsidR="003F5E09">
        <w:rPr>
          <w:iCs/>
          <w:sz w:val="28"/>
          <w:szCs w:val="28"/>
        </w:rPr>
        <w:t>С</w:t>
      </w:r>
      <w:r w:rsidR="004C7AB9">
        <w:rPr>
          <w:iCs/>
          <w:sz w:val="28"/>
          <w:szCs w:val="28"/>
        </w:rPr>
        <w:t>истемам</w:t>
      </w:r>
      <w:r w:rsidR="009C541B">
        <w:rPr>
          <w:iCs/>
          <w:sz w:val="28"/>
          <w:szCs w:val="28"/>
        </w:rPr>
        <w:t xml:space="preserve"> судна </w:t>
      </w:r>
      <w:r w:rsidR="004C7AB9">
        <w:rPr>
          <w:iCs/>
          <w:sz w:val="28"/>
          <w:szCs w:val="28"/>
        </w:rPr>
        <w:t xml:space="preserve">для их корректной работы необходимы как раз эти </w:t>
      </w:r>
      <w:r w:rsidR="003F5E09">
        <w:rPr>
          <w:iCs/>
          <w:sz w:val="28"/>
          <w:szCs w:val="28"/>
        </w:rPr>
        <w:t xml:space="preserve">данные, </w:t>
      </w:r>
      <w:r w:rsidR="004C7AB9">
        <w:rPr>
          <w:iCs/>
          <w:sz w:val="28"/>
          <w:szCs w:val="28"/>
        </w:rPr>
        <w:t xml:space="preserve">выработанные другими системами. Вследствие этого определенные корабельные системы связывают между </w:t>
      </w:r>
      <w:r w:rsidR="004C7AB9">
        <w:rPr>
          <w:iCs/>
          <w:sz w:val="28"/>
          <w:szCs w:val="28"/>
        </w:rPr>
        <w:lastRenderedPageBreak/>
        <w:t xml:space="preserve">собой: прокладывают требуемые линии связи. Обмен данными ГАС </w:t>
      </w:r>
      <w:r w:rsidR="00075886">
        <w:rPr>
          <w:iCs/>
          <w:sz w:val="28"/>
          <w:szCs w:val="28"/>
        </w:rPr>
        <w:t>с д</w:t>
      </w:r>
      <w:r w:rsidR="004C7AB9">
        <w:rPr>
          <w:iCs/>
          <w:sz w:val="28"/>
          <w:szCs w:val="28"/>
        </w:rPr>
        <w:t xml:space="preserve">ругими системами корабля </w:t>
      </w:r>
      <w:r w:rsidR="006E77A1">
        <w:rPr>
          <w:iCs/>
          <w:sz w:val="28"/>
          <w:szCs w:val="28"/>
        </w:rPr>
        <w:t>обеспечивает программное обеспечение (ПО) системы внешних связей (СВС).</w:t>
      </w:r>
      <w:r w:rsidR="004C7AB9">
        <w:rPr>
          <w:iCs/>
          <w:sz w:val="28"/>
          <w:szCs w:val="28"/>
        </w:rPr>
        <w:t xml:space="preserve">  </w:t>
      </w:r>
      <w:r w:rsidR="002C1187" w:rsidRPr="008275B0">
        <w:rPr>
          <w:iCs/>
          <w:sz w:val="28"/>
          <w:szCs w:val="28"/>
        </w:rPr>
        <w:t xml:space="preserve">Среди всех задач комплекса, </w:t>
      </w:r>
      <w:r w:rsidR="001053F4">
        <w:rPr>
          <w:iCs/>
          <w:sz w:val="28"/>
          <w:szCs w:val="28"/>
        </w:rPr>
        <w:t>эта система</w:t>
      </w:r>
      <w:r w:rsidR="002C1187">
        <w:rPr>
          <w:iCs/>
          <w:sz w:val="28"/>
          <w:szCs w:val="28"/>
        </w:rPr>
        <w:t xml:space="preserve"> является крайне важной частью ПО ЦВК. </w:t>
      </w:r>
      <w:r w:rsidR="002C1187" w:rsidRPr="008275B0">
        <w:rPr>
          <w:iCs/>
          <w:sz w:val="28"/>
          <w:szCs w:val="28"/>
        </w:rPr>
        <w:t xml:space="preserve">Обмен данными между ЦВК и внешними системами осуществляется по </w:t>
      </w:r>
      <w:r w:rsidR="002C1187">
        <w:rPr>
          <w:iCs/>
          <w:sz w:val="28"/>
          <w:szCs w:val="28"/>
        </w:rPr>
        <w:t xml:space="preserve">основному </w:t>
      </w:r>
      <w:r w:rsidR="008A069F">
        <w:rPr>
          <w:iCs/>
          <w:sz w:val="28"/>
          <w:szCs w:val="28"/>
        </w:rPr>
        <w:t>и</w:t>
      </w:r>
      <w:r w:rsidR="008A069F" w:rsidRPr="008A069F">
        <w:rPr>
          <w:iCs/>
          <w:sz w:val="28"/>
          <w:szCs w:val="28"/>
        </w:rPr>
        <w:t>/</w:t>
      </w:r>
      <w:r w:rsidR="002C1187">
        <w:rPr>
          <w:iCs/>
          <w:sz w:val="28"/>
          <w:szCs w:val="28"/>
        </w:rPr>
        <w:t xml:space="preserve">или резервному </w:t>
      </w:r>
      <w:r w:rsidR="002C1187" w:rsidRPr="008275B0">
        <w:rPr>
          <w:iCs/>
          <w:sz w:val="28"/>
          <w:szCs w:val="28"/>
        </w:rPr>
        <w:t>канал</w:t>
      </w:r>
      <w:r w:rsidR="002C1187">
        <w:rPr>
          <w:iCs/>
          <w:sz w:val="28"/>
          <w:szCs w:val="28"/>
        </w:rPr>
        <w:t>у интерфейсов</w:t>
      </w:r>
      <w:r w:rsidR="002C1187" w:rsidRPr="008275B0">
        <w:rPr>
          <w:iCs/>
          <w:sz w:val="28"/>
          <w:szCs w:val="28"/>
        </w:rPr>
        <w:t xml:space="preserve"> Манчестер, </w:t>
      </w:r>
      <w:proofErr w:type="spellStart"/>
      <w:r w:rsidR="002C1187" w:rsidRPr="008275B0">
        <w:rPr>
          <w:iCs/>
          <w:sz w:val="28"/>
          <w:szCs w:val="28"/>
        </w:rPr>
        <w:t>Ethernet</w:t>
      </w:r>
      <w:proofErr w:type="spellEnd"/>
      <w:r w:rsidR="00B83A0D">
        <w:rPr>
          <w:iCs/>
          <w:sz w:val="28"/>
          <w:szCs w:val="28"/>
        </w:rPr>
        <w:t xml:space="preserve"> и </w:t>
      </w:r>
      <w:r w:rsidR="00B83A0D" w:rsidRPr="00B83A0D">
        <w:rPr>
          <w:iCs/>
          <w:sz w:val="28"/>
          <w:szCs w:val="28"/>
        </w:rPr>
        <w:t>RS-232</w:t>
      </w:r>
      <w:r w:rsidR="002C1187" w:rsidRPr="008275B0">
        <w:rPr>
          <w:iCs/>
          <w:sz w:val="28"/>
          <w:szCs w:val="28"/>
        </w:rPr>
        <w:t>.</w:t>
      </w:r>
    </w:p>
    <w:p w14:paraId="6F5E79C4" w14:textId="77777777" w:rsidR="009F2FC6" w:rsidRPr="009F2FC6" w:rsidRDefault="00385770" w:rsidP="0017588A">
      <w:pPr>
        <w:pStyle w:val="228"/>
        <w:spacing w:after="0"/>
        <w:ind w:firstLine="709"/>
        <w:rPr>
          <w:iCs/>
        </w:rPr>
      </w:pPr>
      <w:r>
        <w:rPr>
          <w:iCs/>
        </w:rPr>
        <w:t>Для работы ГАС</w:t>
      </w:r>
      <w:r w:rsidR="00EA3DD2">
        <w:rPr>
          <w:iCs/>
        </w:rPr>
        <w:t xml:space="preserve"> </w:t>
      </w:r>
      <w:r w:rsidR="00C00898">
        <w:rPr>
          <w:iCs/>
        </w:rPr>
        <w:t>необходимы данные, от д</w:t>
      </w:r>
      <w:r w:rsidR="00B52EE5">
        <w:rPr>
          <w:iCs/>
        </w:rPr>
        <w:t>ругих систем корабля, такие как</w:t>
      </w:r>
      <w:r w:rsidR="00C00898">
        <w:rPr>
          <w:iCs/>
        </w:rPr>
        <w:t xml:space="preserve"> </w:t>
      </w:r>
      <w:r w:rsidR="00EA3DD2">
        <w:rPr>
          <w:iCs/>
        </w:rPr>
        <w:t xml:space="preserve">время, метеоданные, навигационные данные, глубина, скорость звука </w:t>
      </w:r>
      <w:r w:rsidR="00925E86">
        <w:rPr>
          <w:iCs/>
        </w:rPr>
        <w:t>и обнаруженные</w:t>
      </w:r>
      <w:r w:rsidR="009F2FC6">
        <w:rPr>
          <w:iCs/>
        </w:rPr>
        <w:t xml:space="preserve"> цели другими средствами</w:t>
      </w:r>
      <w:r w:rsidR="00EA3DD2">
        <w:rPr>
          <w:iCs/>
        </w:rPr>
        <w:t>.</w:t>
      </w:r>
      <w:r w:rsidR="00B83A0D">
        <w:rPr>
          <w:iCs/>
        </w:rPr>
        <w:t xml:space="preserve"> Эти данные </w:t>
      </w:r>
      <w:r w:rsidR="00925E86">
        <w:rPr>
          <w:iCs/>
        </w:rPr>
        <w:t>используются при</w:t>
      </w:r>
      <w:r w:rsidR="006E77A1">
        <w:rPr>
          <w:iCs/>
        </w:rPr>
        <w:t xml:space="preserve"> </w:t>
      </w:r>
      <w:r>
        <w:rPr>
          <w:iCs/>
        </w:rPr>
        <w:t>обработк</w:t>
      </w:r>
      <w:r w:rsidR="006E77A1">
        <w:rPr>
          <w:iCs/>
        </w:rPr>
        <w:t>е информации</w:t>
      </w:r>
      <w:r w:rsidR="00733D74">
        <w:rPr>
          <w:iCs/>
        </w:rPr>
        <w:t>.</w:t>
      </w:r>
      <w:r w:rsidR="009F2FC6">
        <w:rPr>
          <w:iCs/>
        </w:rPr>
        <w:t xml:space="preserve"> </w:t>
      </w:r>
      <w:r w:rsidR="0097745B">
        <w:rPr>
          <w:iCs/>
        </w:rPr>
        <w:t>Для этого</w:t>
      </w:r>
      <w:r w:rsidR="009F2FC6">
        <w:rPr>
          <w:iCs/>
        </w:rPr>
        <w:t xml:space="preserve"> </w:t>
      </w:r>
      <w:r w:rsidR="009F2FC6" w:rsidRPr="009F2FC6">
        <w:rPr>
          <w:iCs/>
        </w:rPr>
        <w:t xml:space="preserve">используется </w:t>
      </w:r>
      <w:r w:rsidR="0097745B">
        <w:rPr>
          <w:iCs/>
        </w:rPr>
        <w:t>трехуровневый подход</w:t>
      </w:r>
      <w:r w:rsidR="009F2FC6" w:rsidRPr="009F2FC6">
        <w:rPr>
          <w:iCs/>
        </w:rPr>
        <w:t xml:space="preserve">: </w:t>
      </w:r>
    </w:p>
    <w:p w14:paraId="16724F77" w14:textId="77777777" w:rsidR="009F2FC6" w:rsidRPr="009F2FC6" w:rsidRDefault="009F2FC6" w:rsidP="0017588A">
      <w:pPr>
        <w:pStyle w:val="228"/>
        <w:spacing w:after="0"/>
        <w:ind w:firstLine="709"/>
        <w:rPr>
          <w:iCs/>
        </w:rPr>
      </w:pPr>
      <w:r w:rsidRPr="009F2FC6">
        <w:rPr>
          <w:iCs/>
        </w:rPr>
        <w:t>•</w:t>
      </w:r>
      <w:r w:rsidRPr="009F2FC6">
        <w:rPr>
          <w:iCs/>
        </w:rPr>
        <w:tab/>
      </w:r>
      <w:r w:rsidRPr="00CD37B0">
        <w:rPr>
          <w:i/>
          <w:iCs/>
        </w:rPr>
        <w:t>первичная обработка</w:t>
      </w:r>
      <w:r w:rsidR="00CD37B0">
        <w:rPr>
          <w:iCs/>
        </w:rPr>
        <w:t xml:space="preserve"> используется для</w:t>
      </w:r>
      <w:r w:rsidRPr="009F2FC6">
        <w:rPr>
          <w:iCs/>
        </w:rPr>
        <w:t xml:space="preserve"> </w:t>
      </w:r>
      <w:r w:rsidR="00CD37B0" w:rsidRPr="009F2FC6">
        <w:rPr>
          <w:iCs/>
        </w:rPr>
        <w:t>простр</w:t>
      </w:r>
      <w:r w:rsidR="00CD37B0">
        <w:rPr>
          <w:iCs/>
        </w:rPr>
        <w:t>анственно-временного спектрального</w:t>
      </w:r>
      <w:r w:rsidR="007967BC">
        <w:rPr>
          <w:iCs/>
        </w:rPr>
        <w:t xml:space="preserve"> ана</w:t>
      </w:r>
      <w:r w:rsidR="00CD37B0" w:rsidRPr="009F2FC6">
        <w:rPr>
          <w:iCs/>
        </w:rPr>
        <w:t>лиз</w:t>
      </w:r>
      <w:r w:rsidR="00CD37B0">
        <w:rPr>
          <w:iCs/>
        </w:rPr>
        <w:t>а</w:t>
      </w:r>
      <w:r w:rsidR="00CD37B0" w:rsidRPr="009F2FC6">
        <w:rPr>
          <w:iCs/>
        </w:rPr>
        <w:t xml:space="preserve"> </w:t>
      </w:r>
      <w:r w:rsidRPr="009F2FC6">
        <w:rPr>
          <w:iCs/>
        </w:rPr>
        <w:t>формировани</w:t>
      </w:r>
      <w:r w:rsidR="00CD37B0">
        <w:rPr>
          <w:iCs/>
        </w:rPr>
        <w:t>я</w:t>
      </w:r>
      <w:r w:rsidRPr="009F2FC6">
        <w:rPr>
          <w:iCs/>
        </w:rPr>
        <w:t xml:space="preserve"> диаграмм направленнос</w:t>
      </w:r>
      <w:r w:rsidR="00CD37B0">
        <w:rPr>
          <w:iCs/>
        </w:rPr>
        <w:t>ти.</w:t>
      </w:r>
      <w:r w:rsidRPr="009F2FC6">
        <w:rPr>
          <w:iCs/>
        </w:rPr>
        <w:t xml:space="preserve"> </w:t>
      </w:r>
      <w:r w:rsidR="00CD37B0">
        <w:rPr>
          <w:iCs/>
        </w:rPr>
        <w:t>На этом уровне происходит</w:t>
      </w:r>
      <w:r w:rsidRPr="009F2FC6">
        <w:rPr>
          <w:iCs/>
        </w:rPr>
        <w:t xml:space="preserve"> обнаружени</w:t>
      </w:r>
      <w:r w:rsidR="00CD37B0">
        <w:rPr>
          <w:iCs/>
        </w:rPr>
        <w:t>е сигнала и координат</w:t>
      </w:r>
      <w:r w:rsidRPr="009F2FC6">
        <w:rPr>
          <w:iCs/>
        </w:rPr>
        <w:t xml:space="preserve">; </w:t>
      </w:r>
    </w:p>
    <w:p w14:paraId="3A5F3410" w14:textId="77777777" w:rsidR="009F2FC6" w:rsidRPr="009F2FC6" w:rsidRDefault="009F2FC6" w:rsidP="0017588A">
      <w:pPr>
        <w:pStyle w:val="228"/>
        <w:spacing w:after="0"/>
        <w:ind w:firstLine="709"/>
        <w:rPr>
          <w:iCs/>
        </w:rPr>
      </w:pPr>
      <w:r w:rsidRPr="009F2FC6">
        <w:rPr>
          <w:iCs/>
        </w:rPr>
        <w:t>•</w:t>
      </w:r>
      <w:r w:rsidRPr="009F2FC6">
        <w:rPr>
          <w:iCs/>
        </w:rPr>
        <w:tab/>
      </w:r>
      <w:r w:rsidRPr="00CD37B0">
        <w:rPr>
          <w:i/>
          <w:iCs/>
        </w:rPr>
        <w:t>вторичная обработка</w:t>
      </w:r>
      <w:r w:rsidRPr="009F2FC6">
        <w:rPr>
          <w:iCs/>
        </w:rPr>
        <w:t xml:space="preserve"> </w:t>
      </w:r>
      <w:r w:rsidR="00CD37B0">
        <w:rPr>
          <w:iCs/>
        </w:rPr>
        <w:t>служит для определения</w:t>
      </w:r>
      <w:r w:rsidRPr="009F2FC6">
        <w:rPr>
          <w:iCs/>
        </w:rPr>
        <w:t xml:space="preserve"> параметров движения целей, </w:t>
      </w:r>
      <w:r w:rsidR="00CD37B0" w:rsidRPr="009F2FC6">
        <w:rPr>
          <w:iCs/>
        </w:rPr>
        <w:t>классификаци</w:t>
      </w:r>
      <w:r w:rsidR="00CD37B0">
        <w:rPr>
          <w:iCs/>
        </w:rPr>
        <w:t>и</w:t>
      </w:r>
      <w:r w:rsidR="00CD37B0" w:rsidRPr="009F2FC6">
        <w:rPr>
          <w:iCs/>
        </w:rPr>
        <w:t xml:space="preserve"> целей</w:t>
      </w:r>
      <w:r w:rsidR="00CD37B0">
        <w:rPr>
          <w:iCs/>
        </w:rPr>
        <w:t>,</w:t>
      </w:r>
      <w:r w:rsidR="00CD37B0" w:rsidRPr="009F2FC6">
        <w:rPr>
          <w:iCs/>
        </w:rPr>
        <w:t xml:space="preserve"> </w:t>
      </w:r>
      <w:r w:rsidRPr="009F2FC6">
        <w:rPr>
          <w:iCs/>
        </w:rPr>
        <w:t>уточнени</w:t>
      </w:r>
      <w:r w:rsidR="00CD37B0">
        <w:rPr>
          <w:iCs/>
        </w:rPr>
        <w:t>я</w:t>
      </w:r>
      <w:r w:rsidRPr="009F2FC6">
        <w:rPr>
          <w:iCs/>
        </w:rPr>
        <w:t xml:space="preserve"> координат, построени</w:t>
      </w:r>
      <w:r w:rsidR="00CD37B0">
        <w:rPr>
          <w:iCs/>
        </w:rPr>
        <w:t>я траекторий движений целей</w:t>
      </w:r>
      <w:r w:rsidRPr="009F2FC6">
        <w:rPr>
          <w:iCs/>
        </w:rPr>
        <w:t>;</w:t>
      </w:r>
    </w:p>
    <w:p w14:paraId="715D2D9D" w14:textId="77777777" w:rsidR="009F2FC6" w:rsidRDefault="009F2FC6" w:rsidP="0017588A">
      <w:pPr>
        <w:pStyle w:val="228"/>
        <w:spacing w:after="0"/>
        <w:ind w:firstLine="709"/>
        <w:rPr>
          <w:iCs/>
        </w:rPr>
      </w:pPr>
      <w:r w:rsidRPr="009F2FC6">
        <w:rPr>
          <w:iCs/>
        </w:rPr>
        <w:t>•</w:t>
      </w:r>
      <w:r w:rsidRPr="009F2FC6">
        <w:rPr>
          <w:iCs/>
        </w:rPr>
        <w:tab/>
      </w:r>
      <w:r w:rsidRPr="00CD37B0">
        <w:rPr>
          <w:i/>
          <w:iCs/>
        </w:rPr>
        <w:t>третичная обработка</w:t>
      </w:r>
      <w:r w:rsidRPr="009F2FC6">
        <w:rPr>
          <w:iCs/>
        </w:rPr>
        <w:t xml:space="preserve"> – </w:t>
      </w:r>
      <w:r w:rsidR="00CD37B0">
        <w:rPr>
          <w:iCs/>
        </w:rPr>
        <w:t xml:space="preserve">это </w:t>
      </w:r>
      <w:r w:rsidRPr="009F2FC6">
        <w:rPr>
          <w:iCs/>
        </w:rPr>
        <w:t>совместна</w:t>
      </w:r>
      <w:r w:rsidR="007967BC">
        <w:rPr>
          <w:iCs/>
        </w:rPr>
        <w:t>я обработка данных от нескольких</w:t>
      </w:r>
      <w:r w:rsidRPr="009F2FC6">
        <w:rPr>
          <w:iCs/>
        </w:rPr>
        <w:t xml:space="preserve"> </w:t>
      </w:r>
      <w:r w:rsidR="007967BC">
        <w:rPr>
          <w:iCs/>
        </w:rPr>
        <w:t>систем и комплексов</w:t>
      </w:r>
      <w:r w:rsidR="003F5E09">
        <w:rPr>
          <w:iCs/>
        </w:rPr>
        <w:t>, выработка комплексных формуляров целей</w:t>
      </w:r>
      <w:r w:rsidRPr="009F2FC6">
        <w:rPr>
          <w:iCs/>
        </w:rPr>
        <w:t>.</w:t>
      </w:r>
    </w:p>
    <w:p w14:paraId="1EABDE24" w14:textId="77777777" w:rsidR="00955B8E" w:rsidRPr="00CD37B0" w:rsidRDefault="00955B8E" w:rsidP="00733D74">
      <w:pPr>
        <w:pStyle w:val="228"/>
        <w:rPr>
          <w:iCs/>
        </w:rPr>
      </w:pPr>
      <w:r>
        <w:rPr>
          <w:iCs/>
        </w:rPr>
        <w:t>Полученные ф</w:t>
      </w:r>
      <w:r w:rsidR="009F2FC6">
        <w:rPr>
          <w:iCs/>
        </w:rPr>
        <w:t xml:space="preserve">ормуляры обнаруженных объектов </w:t>
      </w:r>
      <w:r>
        <w:rPr>
          <w:iCs/>
        </w:rPr>
        <w:t xml:space="preserve">передаются в другие системы корабля, например, для целеполагания. </w:t>
      </w:r>
    </w:p>
    <w:p w14:paraId="4275D987" w14:textId="77777777" w:rsidR="00955B8E" w:rsidRPr="00733D74" w:rsidRDefault="00955B8E" w:rsidP="00733D74">
      <w:pPr>
        <w:pStyle w:val="228"/>
      </w:pPr>
      <w:r>
        <w:t>ЦВК ГАС построено на базе отечественных вычислительных средств «Эльбрус-90микро»</w:t>
      </w:r>
      <w:r w:rsidRPr="001A5E94">
        <w:t xml:space="preserve"> </w:t>
      </w:r>
      <w:r>
        <w:t>ВК-27.07</w:t>
      </w:r>
      <w:r w:rsidRPr="005B782F">
        <w:t xml:space="preserve"> (</w:t>
      </w:r>
      <w:r>
        <w:t>ТВГИ.466535.015-27.07)</w:t>
      </w:r>
      <w:r w:rsidRPr="00B81221">
        <w:t xml:space="preserve"> (</w:t>
      </w:r>
      <w:r>
        <w:t xml:space="preserve">далее – ВК-27.07), производства </w:t>
      </w:r>
      <w:r w:rsidRPr="00675E80">
        <w:t>АО «МЦСТ»</w:t>
      </w:r>
      <w:r>
        <w:t xml:space="preserve">. ЦВК состоит из нескольких приборов обработки информации и нескольких пультовых приборов. </w:t>
      </w:r>
    </w:p>
    <w:p w14:paraId="3E26F0B3" w14:textId="77777777" w:rsidR="0021349D" w:rsidRPr="0097745B" w:rsidRDefault="0021349D" w:rsidP="00733D74">
      <w:pPr>
        <w:pStyle w:val="228"/>
      </w:pPr>
      <w:r w:rsidRPr="00A464BE">
        <w:rPr>
          <w:iCs/>
        </w:rPr>
        <w:t xml:space="preserve">Работа является актуальной, поскольку </w:t>
      </w:r>
      <w:r w:rsidR="00325E9C" w:rsidRPr="00A464BE">
        <w:rPr>
          <w:iCs/>
        </w:rPr>
        <w:t xml:space="preserve">в разных заказах ПО СВС может значительно отличаться, из-за различий в </w:t>
      </w:r>
      <w:r w:rsidR="00DF1AED" w:rsidRPr="00A464BE">
        <w:rPr>
          <w:iCs/>
        </w:rPr>
        <w:t>возможностя</w:t>
      </w:r>
      <w:r w:rsidR="00DF1AED">
        <w:rPr>
          <w:iCs/>
        </w:rPr>
        <w:t>х</w:t>
      </w:r>
      <w:r w:rsidR="00DF1AED" w:rsidRPr="00A464BE">
        <w:rPr>
          <w:iCs/>
        </w:rPr>
        <w:t xml:space="preserve"> </w:t>
      </w:r>
      <w:r w:rsidR="00DF1AED">
        <w:rPr>
          <w:iCs/>
        </w:rPr>
        <w:t xml:space="preserve">и составе </w:t>
      </w:r>
      <w:r w:rsidR="002B1541">
        <w:rPr>
          <w:iCs/>
        </w:rPr>
        <w:t>оборудования, внешних систем, протоколов связи</w:t>
      </w:r>
      <w:r w:rsidR="00DF1AED">
        <w:rPr>
          <w:iCs/>
        </w:rPr>
        <w:t>, п</w:t>
      </w:r>
      <w:r w:rsidR="00325E9C" w:rsidRPr="00A464BE">
        <w:rPr>
          <w:iCs/>
        </w:rPr>
        <w:t>оэтому на этапе разработки необходимо заново проектировать и реализовывать ПО СВС.</w:t>
      </w:r>
    </w:p>
    <w:p w14:paraId="76ECE900" w14:textId="77777777" w:rsidR="001D4326" w:rsidRPr="00A464BE" w:rsidRDefault="007240DF" w:rsidP="001D4326">
      <w:pPr>
        <w:pStyle w:val="228"/>
      </w:pPr>
      <w:r>
        <w:rPr>
          <w:b/>
        </w:rPr>
        <w:lastRenderedPageBreak/>
        <w:t xml:space="preserve">Целью </w:t>
      </w:r>
      <w:r w:rsidR="001D4326" w:rsidRPr="00A464BE">
        <w:rPr>
          <w:b/>
        </w:rPr>
        <w:t>работы</w:t>
      </w:r>
      <w:r w:rsidR="001D4326" w:rsidRPr="00A464BE">
        <w:t xml:space="preserve"> </w:t>
      </w:r>
      <w:r>
        <w:t xml:space="preserve">является </w:t>
      </w:r>
      <w:r w:rsidR="00C00898">
        <w:t xml:space="preserve">проектирование </w:t>
      </w:r>
      <w:r w:rsidR="00DF1AED">
        <w:t>и</w:t>
      </w:r>
      <w:r w:rsidR="001D4326" w:rsidRPr="00A464BE">
        <w:t xml:space="preserve"> </w:t>
      </w:r>
      <w:r w:rsidR="00C00898" w:rsidRPr="00A464BE">
        <w:t>разработк</w:t>
      </w:r>
      <w:r w:rsidR="00C00898">
        <w:t>а</w:t>
      </w:r>
      <w:r w:rsidR="00C00898" w:rsidRPr="00A464BE">
        <w:t xml:space="preserve"> </w:t>
      </w:r>
      <w:r w:rsidR="001D4326" w:rsidRPr="00A464BE">
        <w:t>ПО СВС для ЦВК гидроакустической станци</w:t>
      </w:r>
      <w:r w:rsidR="00325E9C" w:rsidRPr="00A464BE">
        <w:t>и</w:t>
      </w:r>
      <w:r>
        <w:t>,</w:t>
      </w:r>
      <w:r w:rsidR="00325E9C" w:rsidRPr="00A464BE">
        <w:t xml:space="preserve"> </w:t>
      </w:r>
      <w:r w:rsidR="001008F5">
        <w:t>используя язык</w:t>
      </w:r>
      <w:r w:rsidR="00325E9C" w:rsidRPr="00A464BE">
        <w:t xml:space="preserve"> программирования Си.</w:t>
      </w:r>
      <w:r>
        <w:t xml:space="preserve"> Для достижения цели необходимо решить следующие задачи:</w:t>
      </w:r>
    </w:p>
    <w:p w14:paraId="79B3AD5E" w14:textId="77777777" w:rsidR="007240DF" w:rsidRDefault="0048284A" w:rsidP="00050B1A">
      <w:pPr>
        <w:pStyle w:val="228"/>
        <w:numPr>
          <w:ilvl w:val="0"/>
          <w:numId w:val="17"/>
        </w:numPr>
      </w:pPr>
      <w:r>
        <w:t>Анализ аппаратного и программного обеспечения комплекса.</w:t>
      </w:r>
    </w:p>
    <w:p w14:paraId="7D0EDF76" w14:textId="77777777" w:rsidR="007240DF" w:rsidRDefault="0048284A" w:rsidP="00050B1A">
      <w:pPr>
        <w:pStyle w:val="228"/>
        <w:numPr>
          <w:ilvl w:val="0"/>
          <w:numId w:val="17"/>
        </w:numPr>
      </w:pPr>
      <w:r w:rsidRPr="001D6AC1">
        <w:t>Изучение возможностей интерфейсов и программного обеспечения, ис</w:t>
      </w:r>
      <w:r>
        <w:t>пользуемого при обращении к ним</w:t>
      </w:r>
      <w:r w:rsidR="00DF1AED">
        <w:t>.</w:t>
      </w:r>
    </w:p>
    <w:p w14:paraId="3E9FBCDC" w14:textId="77777777" w:rsidR="007240DF" w:rsidRDefault="004F54FA" w:rsidP="00050B1A">
      <w:pPr>
        <w:pStyle w:val="228"/>
        <w:numPr>
          <w:ilvl w:val="0"/>
          <w:numId w:val="17"/>
        </w:numPr>
      </w:pPr>
      <w:r w:rsidRPr="004F54FA">
        <w:t>Изучение</w:t>
      </w:r>
      <w:r>
        <w:t xml:space="preserve"> </w:t>
      </w:r>
      <w:r w:rsidR="0021349D" w:rsidRPr="001D6AC1">
        <w:t>протоколов связей, структур входных и выходных данных, формата их представления, частот</w:t>
      </w:r>
      <w:r w:rsidR="00DF1AED">
        <w:t>ы</w:t>
      </w:r>
      <w:r w:rsidR="0021349D" w:rsidRPr="001D6AC1">
        <w:t xml:space="preserve"> обмена данными.</w:t>
      </w:r>
    </w:p>
    <w:p w14:paraId="111D1BAB" w14:textId="77777777" w:rsidR="007240DF" w:rsidRDefault="0021349D" w:rsidP="00050B1A">
      <w:pPr>
        <w:pStyle w:val="228"/>
        <w:numPr>
          <w:ilvl w:val="0"/>
          <w:numId w:val="17"/>
        </w:numPr>
      </w:pPr>
      <w:r w:rsidRPr="001D6AC1">
        <w:t xml:space="preserve">Исследование возможных вариантов структуры </w:t>
      </w:r>
      <w:r>
        <w:t>ПО</w:t>
      </w:r>
      <w:r w:rsidRPr="001D6AC1">
        <w:t xml:space="preserve"> СВС и имитатора внешних связей. Проектирование ПО СВС и имитатора внешних связей.</w:t>
      </w:r>
    </w:p>
    <w:p w14:paraId="24BB1723" w14:textId="5CC0E3EF" w:rsidR="007240DF" w:rsidRDefault="0021349D" w:rsidP="00050B1A">
      <w:pPr>
        <w:pStyle w:val="228"/>
        <w:numPr>
          <w:ilvl w:val="0"/>
          <w:numId w:val="17"/>
        </w:numPr>
      </w:pPr>
      <w:r>
        <w:t xml:space="preserve">Реализация и </w:t>
      </w:r>
      <w:r w:rsidR="009C3C2A">
        <w:t>тестирование</w:t>
      </w:r>
      <w:r>
        <w:t xml:space="preserve"> ПО СВС.</w:t>
      </w:r>
    </w:p>
    <w:p w14:paraId="38734D0B" w14:textId="51BF52E3" w:rsidR="0021349D" w:rsidRDefault="0021349D" w:rsidP="00050B1A">
      <w:pPr>
        <w:pStyle w:val="228"/>
        <w:numPr>
          <w:ilvl w:val="0"/>
          <w:numId w:val="17"/>
        </w:numPr>
      </w:pPr>
      <w:r w:rsidRPr="001D6AC1">
        <w:t xml:space="preserve">Реализация и </w:t>
      </w:r>
      <w:r w:rsidR="009C3C2A">
        <w:t>тестирование</w:t>
      </w:r>
      <w:r w:rsidRPr="001D6AC1">
        <w:t xml:space="preserve"> </w:t>
      </w:r>
      <w:r>
        <w:t>имитатора ПО СВС.</w:t>
      </w:r>
    </w:p>
    <w:p w14:paraId="3A5F62BB" w14:textId="77777777" w:rsidR="006F7C3D" w:rsidRDefault="006F7C3D" w:rsidP="0021349D">
      <w:pPr>
        <w:pStyle w:val="228"/>
      </w:pPr>
      <w:r>
        <w:t>Работа является практически ценной, так как разработанное ПО будет использовано в актуальном заказе.</w:t>
      </w:r>
    </w:p>
    <w:p w14:paraId="785B8190" w14:textId="77777777" w:rsidR="007240DF" w:rsidRDefault="007240DF" w:rsidP="0021349D">
      <w:pPr>
        <w:pStyle w:val="228"/>
      </w:pPr>
      <w:r>
        <w:t xml:space="preserve">В </w:t>
      </w:r>
      <w:r w:rsidRPr="004078BD">
        <w:rPr>
          <w:i/>
        </w:rPr>
        <w:t>главе 1</w:t>
      </w:r>
      <w:r>
        <w:t xml:space="preserve"> </w:t>
      </w:r>
      <w:r w:rsidR="004078BD">
        <w:t>проводится исследование предметной области и постановка задачи.</w:t>
      </w:r>
    </w:p>
    <w:p w14:paraId="69866526" w14:textId="77777777" w:rsidR="004078BD" w:rsidRDefault="004078BD" w:rsidP="0021349D">
      <w:pPr>
        <w:pStyle w:val="228"/>
      </w:pPr>
      <w:r w:rsidRPr="004078BD">
        <w:rPr>
          <w:i/>
        </w:rPr>
        <w:t>Глава 2</w:t>
      </w:r>
      <w:r>
        <w:t xml:space="preserve"> посвящена </w:t>
      </w:r>
      <w:r w:rsidR="003A68A8">
        <w:t>интерфейсам каналов связи</w:t>
      </w:r>
      <w:r>
        <w:t>.</w:t>
      </w:r>
    </w:p>
    <w:p w14:paraId="63E35C1D" w14:textId="77777777" w:rsidR="004078BD" w:rsidRDefault="004078BD" w:rsidP="0021349D">
      <w:pPr>
        <w:pStyle w:val="228"/>
      </w:pPr>
      <w:r>
        <w:t xml:space="preserve">В </w:t>
      </w:r>
      <w:r w:rsidRPr="004078BD">
        <w:rPr>
          <w:i/>
        </w:rPr>
        <w:t>главе 3</w:t>
      </w:r>
      <w:r>
        <w:t xml:space="preserve"> проектируется и разрабатывается программное обеспечение системы внешних связей.</w:t>
      </w:r>
    </w:p>
    <w:p w14:paraId="2451A14C" w14:textId="77777777" w:rsidR="004078BD" w:rsidRDefault="004078BD" w:rsidP="0021349D">
      <w:pPr>
        <w:pStyle w:val="228"/>
      </w:pPr>
      <w:r>
        <w:t xml:space="preserve">В </w:t>
      </w:r>
      <w:r w:rsidRPr="004078BD">
        <w:rPr>
          <w:i/>
        </w:rPr>
        <w:t>главе 4</w:t>
      </w:r>
      <w:r>
        <w:t xml:space="preserve"> проектируется и разрабатывается имитатор СВС.</w:t>
      </w:r>
    </w:p>
    <w:p w14:paraId="6AA5B580" w14:textId="77777777" w:rsidR="004078BD" w:rsidRDefault="004078BD" w:rsidP="0021349D">
      <w:pPr>
        <w:pStyle w:val="228"/>
      </w:pPr>
      <w:r>
        <w:t xml:space="preserve">В </w:t>
      </w:r>
      <w:r w:rsidRPr="004078BD">
        <w:rPr>
          <w:i/>
        </w:rPr>
        <w:t>главе 5</w:t>
      </w:r>
      <w:r>
        <w:t xml:space="preserve"> производится отладка разработанного ПО СВС и имитатора</w:t>
      </w:r>
    </w:p>
    <w:p w14:paraId="7230E7FB" w14:textId="77777777" w:rsidR="004078BD" w:rsidRDefault="004078BD" w:rsidP="0021349D">
      <w:pPr>
        <w:pStyle w:val="228"/>
      </w:pPr>
      <w:r>
        <w:t xml:space="preserve">В </w:t>
      </w:r>
      <w:r w:rsidRPr="004078BD">
        <w:rPr>
          <w:i/>
        </w:rPr>
        <w:t>главе 6</w:t>
      </w:r>
      <w:r>
        <w:t xml:space="preserve"> </w:t>
      </w:r>
      <w:r w:rsidRPr="004078BD">
        <w:rPr>
          <w:highlight w:val="yellow"/>
        </w:rPr>
        <w:t xml:space="preserve">…доп. </w:t>
      </w:r>
      <w:r w:rsidR="00F12640" w:rsidRPr="004078BD">
        <w:rPr>
          <w:highlight w:val="yellow"/>
        </w:rPr>
        <w:t>Р</w:t>
      </w:r>
      <w:r w:rsidRPr="004078BD">
        <w:rPr>
          <w:highlight w:val="yellow"/>
        </w:rPr>
        <w:t>аздел</w:t>
      </w:r>
    </w:p>
    <w:p w14:paraId="59408B62" w14:textId="77777777" w:rsidR="00884F91" w:rsidRDefault="003C7854" w:rsidP="00050B1A">
      <w:pPr>
        <w:pStyle w:val="1"/>
        <w:pageBreakBefore/>
        <w:numPr>
          <w:ilvl w:val="0"/>
          <w:numId w:val="4"/>
        </w:numPr>
        <w:spacing w:after="240" w:line="360" w:lineRule="auto"/>
      </w:pPr>
      <w:bookmarkStart w:id="3" w:name="_Toc166017149"/>
      <w:ins w:id="4" w:author="Шаторная Анастасия Максимовна" w:date="2024-04-23T10:06:00Z">
        <w:r>
          <w:lastRenderedPageBreak/>
          <w:t xml:space="preserve">Глава 1. </w:t>
        </w:r>
      </w:ins>
      <w:r w:rsidR="00DC421F">
        <w:t>Исследование предметной области и п</w:t>
      </w:r>
      <w:r w:rsidR="00E60B11">
        <w:t>остановка задачи</w:t>
      </w:r>
      <w:bookmarkEnd w:id="3"/>
    </w:p>
    <w:p w14:paraId="1C300A8B" w14:textId="77777777" w:rsidR="00884F91" w:rsidRDefault="007F2DB3" w:rsidP="00884F91">
      <w:pPr>
        <w:pStyle w:val="aff2"/>
        <w:spacing w:after="240"/>
        <w:ind w:firstLine="708"/>
      </w:pPr>
      <w:r>
        <w:rPr>
          <w:i/>
        </w:rPr>
        <w:t>Система внешних связей</w:t>
      </w:r>
      <w:r w:rsidR="00884F91" w:rsidRPr="00807A0A">
        <w:t xml:space="preserve"> – это элемент изделия, </w:t>
      </w:r>
      <w:r w:rsidR="00884F91">
        <w:t>обеспечивающий</w:t>
      </w:r>
      <w:r w:rsidR="00884F91" w:rsidRPr="00807A0A">
        <w:t xml:space="preserve"> взаимодействие гидроакустическо</w:t>
      </w:r>
      <w:r w:rsidR="00075886">
        <w:t>й</w:t>
      </w:r>
      <w:r w:rsidR="00884F91" w:rsidRPr="00807A0A">
        <w:t xml:space="preserve"> </w:t>
      </w:r>
      <w:r w:rsidR="00075886">
        <w:t>станции</w:t>
      </w:r>
      <w:r w:rsidR="00884F91" w:rsidRPr="00807A0A">
        <w:t xml:space="preserve"> с другими системами, приборами и комплексами корабля. От качества приема информации от внешних систем и своевременности ее доставки абонентам цифрового вычислительного комплекса зависит качество обработки гидроакустической информации, а значит и потенциал комплекса. Своевременная отправка пользователям выработанной в комплексе </w:t>
      </w:r>
      <w:r w:rsidR="00925E86" w:rsidRPr="00807A0A">
        <w:t>информации определяется</w:t>
      </w:r>
      <w:r w:rsidR="00884F91" w:rsidRPr="00807A0A">
        <w:t xml:space="preserve"> эффективностью работы гидроакустической станции, </w:t>
      </w:r>
      <w:r w:rsidR="00884F91">
        <w:t xml:space="preserve">поэтому необходимо уделить </w:t>
      </w:r>
      <w:r w:rsidR="00884F91" w:rsidRPr="00807A0A">
        <w:t xml:space="preserve">особое внимание грамотному проектированию </w:t>
      </w:r>
      <w:r w:rsidR="00F17BFD">
        <w:t xml:space="preserve">и реализации </w:t>
      </w:r>
      <w:r w:rsidR="00884F91">
        <w:t>ПО</w:t>
      </w:r>
      <w:r w:rsidR="00F17BFD">
        <w:t xml:space="preserve"> СВС</w:t>
      </w:r>
      <w:r w:rsidR="00884F91" w:rsidRPr="00807A0A">
        <w:t>.</w:t>
      </w:r>
      <w:r w:rsidR="00884F91">
        <w:t xml:space="preserve"> </w:t>
      </w:r>
    </w:p>
    <w:p w14:paraId="7A112519" w14:textId="77777777" w:rsidR="00633D1C" w:rsidRDefault="00884F91" w:rsidP="00F17BFD">
      <w:pPr>
        <w:pStyle w:val="aff2"/>
        <w:spacing w:after="240"/>
        <w:ind w:firstLine="708"/>
      </w:pPr>
      <w:r>
        <w:t>О</w:t>
      </w:r>
      <w:r w:rsidRPr="00C87DAD">
        <w:t>бмен с внешними системами дол</w:t>
      </w:r>
      <w:r>
        <w:t xml:space="preserve">жен быть реализован </w:t>
      </w:r>
      <w:r w:rsidR="007E10C8">
        <w:t>согласно протоколами обмена с внешними системами</w:t>
      </w:r>
      <w:r w:rsidR="006F346D">
        <w:t>, п</w:t>
      </w:r>
      <w:r w:rsidR="007E10C8">
        <w:t>ри использовании</w:t>
      </w:r>
      <w:r>
        <w:t xml:space="preserve"> </w:t>
      </w:r>
      <w:r w:rsidR="007E10C8">
        <w:t>средств</w:t>
      </w:r>
      <w:r>
        <w:t xml:space="preserve"> связи</w:t>
      </w:r>
      <w:r w:rsidR="007E10C8">
        <w:t xml:space="preserve"> таких как</w:t>
      </w:r>
      <w:r>
        <w:t xml:space="preserve"> технологии пакетной передачи данных</w:t>
      </w:r>
      <w:r w:rsidRPr="00B7739D">
        <w:t xml:space="preserve"> </w:t>
      </w:r>
      <w:r>
        <w:rPr>
          <w:lang w:val="en-US"/>
        </w:rPr>
        <w:t>Ethernet</w:t>
      </w:r>
      <w:r>
        <w:t>, стандарт физического уров</w:t>
      </w:r>
      <w:r w:rsidR="007E10C8">
        <w:t xml:space="preserve">ня для асинхронного интерфейса </w:t>
      </w:r>
      <w:r>
        <w:rPr>
          <w:lang w:val="en-US"/>
        </w:rPr>
        <w:t>RS</w:t>
      </w:r>
      <w:r w:rsidRPr="00B7739D">
        <w:t>-232/485,</w:t>
      </w:r>
      <w:r>
        <w:t xml:space="preserve"> а так же</w:t>
      </w:r>
      <w:r w:rsidRPr="00B7739D">
        <w:t xml:space="preserve"> </w:t>
      </w:r>
      <w:r>
        <w:t>интерфейс магистральный последовательной системы электронных модулей Манчестер</w:t>
      </w:r>
      <w:r w:rsidRPr="00FE7BE3">
        <w:t>/</w:t>
      </w:r>
      <w:r>
        <w:t>ГОСТ Р 52070-2003</w:t>
      </w:r>
      <w:r w:rsidRPr="00C87DAD">
        <w:t xml:space="preserve"> </w:t>
      </w:r>
      <w:r w:rsidRPr="00FE7BE3">
        <w:t>[2]</w:t>
      </w:r>
      <w:r w:rsidR="00633D1C">
        <w:t>.</w:t>
      </w:r>
    </w:p>
    <w:p w14:paraId="7EC92F88" w14:textId="77777777" w:rsidR="00884F91" w:rsidRDefault="00884F91" w:rsidP="00884F91">
      <w:pPr>
        <w:pStyle w:val="aff2"/>
        <w:spacing w:after="240"/>
        <w:ind w:firstLine="708"/>
      </w:pPr>
      <w:r>
        <w:t>На рисунке 1 изображен</w:t>
      </w:r>
      <w:r w:rsidR="009263D2">
        <w:t xml:space="preserve"> пример схемы</w:t>
      </w:r>
      <w:r>
        <w:t xml:space="preserve"> взаимодействия устройств гидроакустической станции. Прибор включает в себя ВК модуль Манчестер, модуль </w:t>
      </w:r>
      <w:r>
        <w:rPr>
          <w:lang w:val="en-US"/>
        </w:rPr>
        <w:t>RS</w:t>
      </w:r>
      <w:r>
        <w:t xml:space="preserve">, модуль </w:t>
      </w:r>
      <w:r>
        <w:rPr>
          <w:lang w:val="en-US"/>
        </w:rPr>
        <w:t>Eth</w:t>
      </w:r>
      <w:r w:rsidR="003C7854">
        <w:rPr>
          <w:lang w:val="en-US"/>
        </w:rPr>
        <w:t>ernet</w:t>
      </w:r>
      <w:r w:rsidR="009263D2">
        <w:t>, и</w:t>
      </w:r>
      <w:r>
        <w:t xml:space="preserve"> имеет связь с одним прибором через модуль Манчестер, а с другим через модуль </w:t>
      </w:r>
      <w:r>
        <w:rPr>
          <w:lang w:val="en-US"/>
        </w:rPr>
        <w:t>RS</w:t>
      </w:r>
      <w:r w:rsidRPr="00EC1AD1">
        <w:t>.</w:t>
      </w:r>
      <w:r>
        <w:t xml:space="preserve"> Также существует внешний абонент – прибор, для связи с которым используется модуль </w:t>
      </w:r>
      <w:r>
        <w:rPr>
          <w:lang w:val="en-US"/>
        </w:rPr>
        <w:t>Ethernet</w:t>
      </w:r>
      <w:r>
        <w:t xml:space="preserve"> и протоколы </w:t>
      </w:r>
      <w:r>
        <w:rPr>
          <w:lang w:val="en-US"/>
        </w:rPr>
        <w:t>UDP</w:t>
      </w:r>
      <w:r w:rsidRPr="006A4C27">
        <w:t>/</w:t>
      </w:r>
      <w:r>
        <w:rPr>
          <w:lang w:val="en-US"/>
        </w:rPr>
        <w:t>TCP</w:t>
      </w:r>
      <w:r w:rsidRPr="00EC1AD1">
        <w:t>.</w:t>
      </w:r>
    </w:p>
    <w:p w14:paraId="07317390" w14:textId="77777777" w:rsidR="00884F91" w:rsidRPr="00EC1AD1" w:rsidRDefault="00884F91" w:rsidP="00884F91">
      <w:pPr>
        <w:pStyle w:val="aff2"/>
        <w:spacing w:after="240"/>
        <w:ind w:firstLine="708"/>
      </w:pPr>
    </w:p>
    <w:p w14:paraId="0F2B183C" w14:textId="77777777" w:rsidR="00884F91" w:rsidRPr="00EC1AD1" w:rsidRDefault="00B21E7C" w:rsidP="00884F91">
      <w:pPr>
        <w:pStyle w:val="aff2"/>
        <w:spacing w:after="240"/>
        <w:ind w:hanging="1134"/>
        <w:jc w:val="center"/>
      </w:pPr>
      <w:r>
        <w:rPr>
          <w:noProof/>
        </w:rPr>
        <w:lastRenderedPageBreak/>
        <w:drawing>
          <wp:inline distT="0" distB="0" distL="0" distR="0" wp14:anchorId="0495FB50" wp14:editId="08D6F14D">
            <wp:extent cx="5033176" cy="5337070"/>
            <wp:effectExtent l="0" t="0" r="0" b="0"/>
            <wp:docPr id="21" name="Рисунок 21" descr="C:\Users\F.bocharov\Desktop\Старая папка\НИР\Шедевр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bocharov\Desktop\Старая папка\НИР\Шедевры\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967" cy="5337909"/>
                    </a:xfrm>
                    <a:prstGeom prst="rect">
                      <a:avLst/>
                    </a:prstGeom>
                    <a:noFill/>
                    <a:ln>
                      <a:noFill/>
                    </a:ln>
                  </pic:spPr>
                </pic:pic>
              </a:graphicData>
            </a:graphic>
          </wp:inline>
        </w:drawing>
      </w:r>
    </w:p>
    <w:p w14:paraId="034D5CC3" w14:textId="77777777" w:rsidR="00884F91" w:rsidRPr="00884F91" w:rsidRDefault="00884F91" w:rsidP="00884F91">
      <w:pPr>
        <w:jc w:val="center"/>
        <w:rPr>
          <w:sz w:val="28"/>
          <w:szCs w:val="28"/>
        </w:rPr>
      </w:pPr>
      <w:r>
        <w:rPr>
          <w:sz w:val="28"/>
          <w:szCs w:val="28"/>
        </w:rPr>
        <w:t xml:space="preserve">Рисунок 1 – </w:t>
      </w:r>
      <w:r w:rsidR="00BA5B3F">
        <w:rPr>
          <w:sz w:val="28"/>
          <w:szCs w:val="28"/>
        </w:rPr>
        <w:t>Условная</w:t>
      </w:r>
      <w:r w:rsidR="00BA5B3F" w:rsidRPr="00733D74">
        <w:rPr>
          <w:sz w:val="28"/>
          <w:szCs w:val="28"/>
        </w:rPr>
        <w:t xml:space="preserve"> </w:t>
      </w:r>
      <w:r w:rsidRPr="00733D74">
        <w:rPr>
          <w:sz w:val="28"/>
          <w:szCs w:val="28"/>
        </w:rPr>
        <w:t>схема взаимодействия ГАС</w:t>
      </w:r>
    </w:p>
    <w:p w14:paraId="49EC69B3" w14:textId="77777777" w:rsidR="009263D2" w:rsidRDefault="00631F49" w:rsidP="00884F91">
      <w:pPr>
        <w:pStyle w:val="228"/>
        <w:spacing w:before="240"/>
      </w:pPr>
      <w:r w:rsidRPr="00ED5F7A">
        <w:t xml:space="preserve">При приеме внешней информации необходимо преобразовать её </w:t>
      </w:r>
      <w:r w:rsidR="00E80449">
        <w:t>из</w:t>
      </w:r>
      <w:r w:rsidRPr="00ED5F7A">
        <w:t xml:space="preserve"> сетево</w:t>
      </w:r>
      <w:r w:rsidR="00E80449">
        <w:t>го</w:t>
      </w:r>
      <w:r w:rsidRPr="00ED5F7A">
        <w:t xml:space="preserve"> вид</w:t>
      </w:r>
      <w:r w:rsidR="00E80449">
        <w:t>а</w:t>
      </w:r>
      <w:r w:rsidRPr="00ED5F7A">
        <w:t xml:space="preserve"> и </w:t>
      </w:r>
      <w:r>
        <w:t>доставить прикладным задачам</w:t>
      </w:r>
      <w:r w:rsidR="00623161">
        <w:t xml:space="preserve">. Для выдачи </w:t>
      </w:r>
      <w:r w:rsidR="00925E86">
        <w:t xml:space="preserve">информации </w:t>
      </w:r>
      <w:r w:rsidR="00925E86" w:rsidRPr="00ED5F7A">
        <w:t>необходимо</w:t>
      </w:r>
      <w:r w:rsidR="00623161">
        <w:t xml:space="preserve"> </w:t>
      </w:r>
      <w:r w:rsidRPr="00ED5F7A">
        <w:t xml:space="preserve">принять её от прикладных задач, преобразовать </w:t>
      </w:r>
      <w:r w:rsidR="00E80449">
        <w:t>в</w:t>
      </w:r>
      <w:r w:rsidRPr="00ED5F7A">
        <w:t xml:space="preserve"> сетево</w:t>
      </w:r>
      <w:r w:rsidR="00E80449">
        <w:t>й вид</w:t>
      </w:r>
      <w:r w:rsidRPr="00ED5F7A">
        <w:t xml:space="preserve"> и выдать во внешние системы.</w:t>
      </w:r>
      <w:r>
        <w:t xml:space="preserve"> </w:t>
      </w:r>
      <w:r w:rsidR="00C17D28">
        <w:t>П</w:t>
      </w:r>
      <w:r w:rsidRPr="00ED5F7A">
        <w:t xml:space="preserve">рием и передачу информации </w:t>
      </w:r>
      <w:r w:rsidR="00C17D28">
        <w:t>выполняется</w:t>
      </w:r>
      <w:r w:rsidRPr="00ED5F7A">
        <w:t xml:space="preserve"> в реальном времени.</w:t>
      </w:r>
      <w:r>
        <w:t xml:space="preserve"> </w:t>
      </w:r>
      <w:r w:rsidRPr="00ED5F7A">
        <w:t>Проверка связей с внешними системами п</w:t>
      </w:r>
      <w:r w:rsidR="00B21E7C">
        <w:t>роизводится на этапе комплексного</w:t>
      </w:r>
      <w:r w:rsidRPr="00ED5F7A">
        <w:t xml:space="preserve"> </w:t>
      </w:r>
      <w:r w:rsidR="00B21E7C">
        <w:t>тестирования</w:t>
      </w:r>
      <w:r w:rsidRPr="00ED5F7A">
        <w:t xml:space="preserve"> </w:t>
      </w:r>
      <w:r>
        <w:t>изделия</w:t>
      </w:r>
      <w:r w:rsidRPr="00ED5F7A">
        <w:t xml:space="preserve"> на заказе</w:t>
      </w:r>
      <w:r w:rsidR="00831F39">
        <w:t>.</w:t>
      </w:r>
      <w:r w:rsidRPr="00ED5F7A">
        <w:t xml:space="preserve"> </w:t>
      </w:r>
    </w:p>
    <w:p w14:paraId="0D9FCF1A" w14:textId="77777777" w:rsidR="00631F49" w:rsidRPr="009263D2" w:rsidRDefault="00075886" w:rsidP="00075886">
      <w:pPr>
        <w:pStyle w:val="228"/>
        <w:spacing w:before="240"/>
      </w:pPr>
      <w:r>
        <w:t>На новых заказах изменяются внешние системы, протоколы связи,</w:t>
      </w:r>
      <w:r w:rsidR="00BA5B3F">
        <w:t xml:space="preserve"> вследствие этого</w:t>
      </w:r>
      <w:r w:rsidR="00582356">
        <w:t xml:space="preserve"> его</w:t>
      </w:r>
      <w:r w:rsidR="001B4C1B">
        <w:t xml:space="preserve"> </w:t>
      </w:r>
      <w:r w:rsidR="00582356">
        <w:t xml:space="preserve">необходимо заново проектировать и разрабатывать, даже если сохраняется прежняя аппаратно-программная платформа. </w:t>
      </w:r>
      <w:r w:rsidR="002F7107">
        <w:t xml:space="preserve">Для </w:t>
      </w:r>
      <w:r w:rsidR="00B23293">
        <w:t>предварительной проверки корректности работы ПО необходимо</w:t>
      </w:r>
      <w:r w:rsidR="00631F49" w:rsidRPr="00ED5F7A">
        <w:t xml:space="preserve"> разработ</w:t>
      </w:r>
      <w:r w:rsidR="00B23293">
        <w:t>ать</w:t>
      </w:r>
      <w:r w:rsidR="00631F49" w:rsidRPr="00ED5F7A">
        <w:t xml:space="preserve"> </w:t>
      </w:r>
      <w:r w:rsidR="00631F49" w:rsidRPr="00ED5F7A">
        <w:lastRenderedPageBreak/>
        <w:t xml:space="preserve">имитатор внешних систем, который </w:t>
      </w:r>
      <w:r w:rsidR="00831F39">
        <w:t>позволит</w:t>
      </w:r>
      <w:r w:rsidR="00B21E7C">
        <w:t xml:space="preserve"> протестировать</w:t>
      </w:r>
      <w:r w:rsidR="00631F49" w:rsidRPr="00ED5F7A">
        <w:t xml:space="preserve"> ПО до этапа комплек</w:t>
      </w:r>
      <w:bookmarkStart w:id="5" w:name="_Toc41483057"/>
      <w:bookmarkStart w:id="6" w:name="_Toc41483354"/>
      <w:bookmarkStart w:id="7" w:name="_Toc41913261"/>
      <w:r w:rsidR="006F7C3D">
        <w:t>сно</w:t>
      </w:r>
      <w:r w:rsidR="00B21E7C">
        <w:t>го</w:t>
      </w:r>
      <w:r w:rsidR="006F7C3D">
        <w:t xml:space="preserve"> </w:t>
      </w:r>
      <w:r w:rsidR="00B21E7C">
        <w:t>тестирования</w:t>
      </w:r>
      <w:r w:rsidR="006F7C3D">
        <w:t xml:space="preserve"> изделия</w:t>
      </w:r>
      <w:r w:rsidR="00B23293">
        <w:t xml:space="preserve"> на </w:t>
      </w:r>
      <w:r w:rsidR="008A069F">
        <w:t>надводном корабле (</w:t>
      </w:r>
      <w:r w:rsidR="00B23293">
        <w:t>НК</w:t>
      </w:r>
      <w:r w:rsidR="008A069F">
        <w:t>)</w:t>
      </w:r>
      <w:r w:rsidR="006F7C3D">
        <w:t xml:space="preserve">. </w:t>
      </w:r>
      <w:r w:rsidR="00631F49" w:rsidRPr="000248A4">
        <w:rPr>
          <w:rFonts w:eastAsia="Calibri"/>
        </w:rPr>
        <w:t xml:space="preserve">Во время </w:t>
      </w:r>
      <w:r w:rsidR="00B21E7C">
        <w:rPr>
          <w:rFonts w:eastAsia="Calibri"/>
        </w:rPr>
        <w:t>тестирования</w:t>
      </w:r>
      <w:r w:rsidR="00631F49" w:rsidRPr="000248A4">
        <w:rPr>
          <w:rFonts w:eastAsia="Calibri"/>
        </w:rPr>
        <w:t xml:space="preserve"> ПО с помощью имитатора можно обнаружить и устранить ошибки</w:t>
      </w:r>
      <w:r w:rsidR="00831F39">
        <w:rPr>
          <w:rFonts w:eastAsia="Calibri"/>
        </w:rPr>
        <w:t xml:space="preserve"> реализации алгоритмов и функций, что</w:t>
      </w:r>
      <w:r w:rsidR="00631F49" w:rsidRPr="000248A4">
        <w:rPr>
          <w:rFonts w:eastAsia="Calibri"/>
        </w:rPr>
        <w:t xml:space="preserve"> облегчит отладку ПО </w:t>
      </w:r>
      <w:r w:rsidR="00831F39">
        <w:rPr>
          <w:rFonts w:eastAsia="Calibri"/>
        </w:rPr>
        <w:t>на</w:t>
      </w:r>
      <w:r w:rsidR="00631F49" w:rsidRPr="000248A4">
        <w:rPr>
          <w:rFonts w:eastAsia="Calibri"/>
        </w:rPr>
        <w:t xml:space="preserve"> испытаниях в реальных условиях</w:t>
      </w:r>
      <w:r w:rsidR="00631F49">
        <w:t xml:space="preserve">. </w:t>
      </w:r>
      <w:r w:rsidR="00631F49" w:rsidRPr="000248A4">
        <w:rPr>
          <w:rFonts w:eastAsia="Calibri"/>
        </w:rPr>
        <w:t>Имитатор должен обеспечит</w:t>
      </w:r>
      <w:r w:rsidR="00320DB4">
        <w:rPr>
          <w:rFonts w:eastAsia="Calibri"/>
        </w:rPr>
        <w:t>ь реализацию в реальном</w:t>
      </w:r>
      <w:r w:rsidR="00631F49" w:rsidRPr="000248A4">
        <w:rPr>
          <w:rFonts w:eastAsia="Calibri"/>
        </w:rPr>
        <w:t xml:space="preserve"> времени протоколов связи. </w:t>
      </w:r>
      <w:bookmarkEnd w:id="5"/>
      <w:bookmarkEnd w:id="6"/>
      <w:bookmarkEnd w:id="7"/>
    </w:p>
    <w:p w14:paraId="46D8BF1C" w14:textId="77777777" w:rsidR="00CB2E1F" w:rsidRDefault="00925E86" w:rsidP="00631F49">
      <w:pPr>
        <w:pStyle w:val="228"/>
      </w:pPr>
      <w:r>
        <w:rPr>
          <w:rFonts w:eastAsia="Calibri"/>
        </w:rPr>
        <w:t>Программная часть</w:t>
      </w:r>
      <w:r w:rsidR="005B782F">
        <w:rPr>
          <w:rFonts w:eastAsia="Calibri"/>
        </w:rPr>
        <w:t xml:space="preserve"> </w:t>
      </w:r>
      <w:r w:rsidR="00BA5B3F">
        <w:rPr>
          <w:rFonts w:eastAsia="Calibri"/>
        </w:rPr>
        <w:t xml:space="preserve">ЦВК </w:t>
      </w:r>
      <w:r w:rsidR="005B782F">
        <w:rPr>
          <w:rFonts w:eastAsia="Calibri"/>
        </w:rPr>
        <w:t>ГАС реализована на ВК-27.07, п</w:t>
      </w:r>
      <w:r w:rsidR="003378A2">
        <w:rPr>
          <w:rFonts w:eastAsia="Calibri"/>
        </w:rPr>
        <w:t xml:space="preserve">рограммно-аппаратная структура </w:t>
      </w:r>
      <w:r w:rsidR="005B782F">
        <w:rPr>
          <w:rFonts w:eastAsia="Calibri"/>
        </w:rPr>
        <w:t>этого вычислительного средства предоставляет</w:t>
      </w:r>
      <w:r w:rsidR="00DB6408">
        <w:rPr>
          <w:rFonts w:eastAsia="Calibri"/>
        </w:rPr>
        <w:t xml:space="preserve"> более широкие возможности</w:t>
      </w:r>
      <w:r w:rsidR="003378A2">
        <w:rPr>
          <w:rFonts w:eastAsia="Calibri"/>
        </w:rPr>
        <w:t xml:space="preserve"> </w:t>
      </w:r>
      <w:r w:rsidR="00DB6408">
        <w:rPr>
          <w:rFonts w:eastAsia="Calibri"/>
        </w:rPr>
        <w:t>для проектирования и разработки</w:t>
      </w:r>
      <w:r w:rsidR="003378A2">
        <w:rPr>
          <w:rFonts w:eastAsia="Calibri"/>
        </w:rPr>
        <w:t xml:space="preserve"> многопоточно</w:t>
      </w:r>
      <w:r w:rsidR="00DB6408">
        <w:rPr>
          <w:rFonts w:eastAsia="Calibri"/>
        </w:rPr>
        <w:t xml:space="preserve">го ПО. </w:t>
      </w:r>
      <w:r w:rsidR="00454E32">
        <w:t>Далее рассмотрим характеристики отечественного вычислительного средства ВК-27.07.</w:t>
      </w:r>
    </w:p>
    <w:p w14:paraId="04286486" w14:textId="77777777" w:rsidR="001A3C80" w:rsidRDefault="001A3C80" w:rsidP="001A3C80">
      <w:pPr>
        <w:pStyle w:val="20"/>
      </w:pPr>
      <w:bookmarkStart w:id="8" w:name="_Toc166017150"/>
      <w:r>
        <w:t>1</w:t>
      </w:r>
      <w:r w:rsidRPr="007D0F40">
        <w:t>.1</w:t>
      </w:r>
      <w:r>
        <w:t>.</w:t>
      </w:r>
      <w:r w:rsidRPr="007D0F40">
        <w:t xml:space="preserve"> </w:t>
      </w:r>
      <w:r>
        <w:t xml:space="preserve">Характеристики </w:t>
      </w:r>
      <w:r w:rsidR="007F2DB3">
        <w:t>ВК-27.07</w:t>
      </w:r>
      <w:bookmarkEnd w:id="8"/>
    </w:p>
    <w:p w14:paraId="1CA529DF" w14:textId="77777777" w:rsidR="001A3C80" w:rsidRPr="00675E80" w:rsidRDefault="009C5863" w:rsidP="001A3C80">
      <w:pPr>
        <w:spacing w:line="360" w:lineRule="auto"/>
        <w:ind w:firstLine="709"/>
        <w:jc w:val="both"/>
        <w:rPr>
          <w:sz w:val="28"/>
          <w:szCs w:val="28"/>
        </w:rPr>
      </w:pPr>
      <w:r w:rsidRPr="009C5863">
        <w:rPr>
          <w:sz w:val="28"/>
          <w:szCs w:val="28"/>
        </w:rPr>
        <w:t>«Эльбрус-90микро» ВК-27.07 (ТВГИ.466535.015-27.07)</w:t>
      </w:r>
      <w:r w:rsidR="001A3C80" w:rsidRPr="00675E80">
        <w:rPr>
          <w:sz w:val="28"/>
          <w:szCs w:val="28"/>
        </w:rPr>
        <w:t xml:space="preserve"> представляет собой многопроцессорный вычислительный комплекс, обеспечивающий многопользовательский, многозадачный режим вычислений в реальном времени. В настоящее время является последней моделью в ряду вычислительных комплексов, разрабатываемых АО «МЦСТ» по заказу АО «Концерн «</w:t>
      </w:r>
      <w:proofErr w:type="spellStart"/>
      <w:r w:rsidR="001A3C80" w:rsidRPr="00675E80">
        <w:rPr>
          <w:sz w:val="28"/>
          <w:szCs w:val="28"/>
        </w:rPr>
        <w:t>Океанприбор</w:t>
      </w:r>
      <w:proofErr w:type="spellEnd"/>
      <w:r w:rsidR="001A3C80" w:rsidRPr="00675E80">
        <w:rPr>
          <w:sz w:val="28"/>
          <w:szCs w:val="28"/>
        </w:rPr>
        <w:t>».</w:t>
      </w:r>
    </w:p>
    <w:p w14:paraId="0744048A" w14:textId="77777777" w:rsidR="001A3C80" w:rsidRPr="00675E80" w:rsidRDefault="001A3C80" w:rsidP="001A3C80">
      <w:pPr>
        <w:spacing w:line="360" w:lineRule="auto"/>
        <w:ind w:hanging="426"/>
        <w:jc w:val="center"/>
        <w:rPr>
          <w:sz w:val="28"/>
          <w:szCs w:val="28"/>
        </w:rPr>
      </w:pPr>
      <w:r w:rsidRPr="00675E80">
        <w:rPr>
          <w:sz w:val="28"/>
          <w:szCs w:val="28"/>
        </w:rPr>
        <w:t xml:space="preserve">Размещение составных частей </w:t>
      </w:r>
      <w:r w:rsidRPr="00675E80">
        <w:rPr>
          <w:bCs/>
          <w:sz w:val="28"/>
          <w:szCs w:val="28"/>
        </w:rPr>
        <w:t>ВК</w:t>
      </w:r>
      <w:r w:rsidRPr="00675E80">
        <w:rPr>
          <w:sz w:val="28"/>
          <w:szCs w:val="28"/>
        </w:rPr>
        <w:t xml:space="preserve"> приведено на рисунке </w:t>
      </w:r>
      <w:r>
        <w:rPr>
          <w:sz w:val="28"/>
          <w:szCs w:val="28"/>
        </w:rPr>
        <w:t>2</w:t>
      </w:r>
      <w:r w:rsidRPr="00675E80">
        <w:rPr>
          <w:sz w:val="28"/>
          <w:szCs w:val="28"/>
        </w:rPr>
        <w:t>.</w:t>
      </w:r>
    </w:p>
    <w:p w14:paraId="576EE245" w14:textId="77777777" w:rsidR="001A3C80" w:rsidRPr="00675E80" w:rsidRDefault="00C01D80" w:rsidP="001A3C80">
      <w:pPr>
        <w:spacing w:line="360" w:lineRule="auto"/>
        <w:ind w:hanging="426"/>
        <w:jc w:val="center"/>
        <w:rPr>
          <w:sz w:val="28"/>
          <w:szCs w:val="28"/>
        </w:rPr>
      </w:pPr>
      <w:r w:rsidRPr="00675E80">
        <w:rPr>
          <w:noProof/>
          <w:sz w:val="28"/>
          <w:szCs w:val="28"/>
        </w:rPr>
        <w:object w:dxaOrig="9712" w:dyaOrig="6610" w14:anchorId="38F3C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20.25pt" o:ole="">
            <v:imagedata r:id="rId9" o:title=""/>
          </v:shape>
          <o:OLEObject Type="Embed" ProgID="Visio.Drawing.11" ShapeID="_x0000_i1025" DrawAspect="Content" ObjectID="_1776629931" r:id="rId10"/>
        </w:object>
      </w:r>
    </w:p>
    <w:p w14:paraId="53EB5D7D" w14:textId="77777777" w:rsidR="001A3C80" w:rsidRPr="00EE13FF" w:rsidRDefault="001A3C80" w:rsidP="001A3C80">
      <w:pPr>
        <w:spacing w:line="360" w:lineRule="auto"/>
        <w:ind w:firstLine="709"/>
        <w:jc w:val="center"/>
        <w:rPr>
          <w:sz w:val="28"/>
          <w:szCs w:val="28"/>
        </w:rPr>
      </w:pPr>
      <w:r w:rsidRPr="00675E80">
        <w:rPr>
          <w:sz w:val="28"/>
          <w:szCs w:val="28"/>
        </w:rPr>
        <w:t xml:space="preserve">Рисунок </w:t>
      </w:r>
      <w:r>
        <w:rPr>
          <w:sz w:val="28"/>
          <w:szCs w:val="28"/>
        </w:rPr>
        <w:t>2</w:t>
      </w:r>
      <w:r w:rsidRPr="00675E80">
        <w:rPr>
          <w:sz w:val="28"/>
          <w:szCs w:val="28"/>
        </w:rPr>
        <w:t xml:space="preserve"> – Разме</w:t>
      </w:r>
      <w:r>
        <w:rPr>
          <w:sz w:val="28"/>
          <w:szCs w:val="28"/>
        </w:rPr>
        <w:t>щение составных частей ВК-27.07</w:t>
      </w:r>
    </w:p>
    <w:p w14:paraId="076E57E2" w14:textId="77777777" w:rsidR="001A3C80" w:rsidRPr="001A3C80" w:rsidRDefault="001A3C80" w:rsidP="001A3C80">
      <w:pPr>
        <w:spacing w:line="360" w:lineRule="auto"/>
        <w:ind w:hanging="426"/>
        <w:jc w:val="both"/>
        <w:rPr>
          <w:sz w:val="28"/>
          <w:szCs w:val="28"/>
        </w:rPr>
      </w:pPr>
      <w:r w:rsidRPr="00633D1C">
        <w:rPr>
          <w:sz w:val="28"/>
          <w:szCs w:val="28"/>
        </w:rPr>
        <w:tab/>
      </w:r>
      <w:r w:rsidRPr="00633D1C">
        <w:rPr>
          <w:sz w:val="28"/>
          <w:szCs w:val="28"/>
        </w:rPr>
        <w:tab/>
      </w:r>
      <w:r w:rsidRPr="00675E80">
        <w:rPr>
          <w:sz w:val="28"/>
          <w:szCs w:val="28"/>
        </w:rPr>
        <w:t xml:space="preserve">1 – </w:t>
      </w:r>
      <w:proofErr w:type="spellStart"/>
      <w:r w:rsidRPr="00675E80">
        <w:rPr>
          <w:sz w:val="28"/>
          <w:szCs w:val="28"/>
        </w:rPr>
        <w:t>субблок</w:t>
      </w:r>
      <w:proofErr w:type="spellEnd"/>
    </w:p>
    <w:p w14:paraId="2F2E39EA" w14:textId="77777777" w:rsidR="001A3C80" w:rsidRPr="00F4549F" w:rsidRDefault="001A3C80" w:rsidP="001A3C80">
      <w:pPr>
        <w:spacing w:line="360" w:lineRule="auto"/>
        <w:ind w:hanging="426"/>
        <w:jc w:val="both"/>
        <w:rPr>
          <w:sz w:val="28"/>
          <w:szCs w:val="28"/>
        </w:rPr>
      </w:pPr>
      <w:r w:rsidRPr="001A3C80">
        <w:rPr>
          <w:sz w:val="28"/>
          <w:szCs w:val="28"/>
        </w:rPr>
        <w:tab/>
      </w:r>
      <w:r w:rsidRPr="001A3C80">
        <w:rPr>
          <w:sz w:val="28"/>
          <w:szCs w:val="28"/>
        </w:rPr>
        <w:tab/>
      </w:r>
      <w:r w:rsidRPr="00675E80">
        <w:rPr>
          <w:sz w:val="28"/>
          <w:szCs w:val="28"/>
        </w:rPr>
        <w:t>2 – панель передняя 6U 4HP (2 шт.)</w:t>
      </w:r>
    </w:p>
    <w:p w14:paraId="1B70A46C" w14:textId="77777777" w:rsidR="001A3C80" w:rsidRPr="00675E80" w:rsidRDefault="001A3C80" w:rsidP="001A3C80">
      <w:pPr>
        <w:spacing w:line="360" w:lineRule="auto"/>
        <w:ind w:hanging="426"/>
        <w:jc w:val="both"/>
        <w:rPr>
          <w:sz w:val="28"/>
          <w:szCs w:val="28"/>
        </w:rPr>
      </w:pPr>
      <w:r w:rsidRPr="00F4549F">
        <w:rPr>
          <w:sz w:val="28"/>
          <w:szCs w:val="28"/>
        </w:rPr>
        <w:tab/>
      </w:r>
      <w:r w:rsidRPr="001A3C80">
        <w:rPr>
          <w:sz w:val="28"/>
          <w:szCs w:val="28"/>
        </w:rPr>
        <w:tab/>
      </w:r>
      <w:r w:rsidRPr="00675E80">
        <w:rPr>
          <w:sz w:val="28"/>
          <w:szCs w:val="28"/>
        </w:rPr>
        <w:t>3 – панель ПRS232 (2 шт.)</w:t>
      </w:r>
    </w:p>
    <w:p w14:paraId="4B60719D" w14:textId="77777777" w:rsidR="001A3C80" w:rsidRPr="00F4549F" w:rsidRDefault="001A3C80" w:rsidP="001A3C80">
      <w:pPr>
        <w:spacing w:line="360" w:lineRule="auto"/>
        <w:ind w:hanging="426"/>
        <w:jc w:val="both"/>
        <w:rPr>
          <w:sz w:val="28"/>
          <w:szCs w:val="28"/>
        </w:rPr>
      </w:pPr>
      <w:r w:rsidRPr="00F4549F">
        <w:rPr>
          <w:sz w:val="28"/>
          <w:szCs w:val="28"/>
        </w:rPr>
        <w:tab/>
      </w:r>
      <w:r w:rsidRPr="001A3C80">
        <w:rPr>
          <w:sz w:val="28"/>
          <w:szCs w:val="28"/>
        </w:rPr>
        <w:tab/>
      </w:r>
      <w:r w:rsidRPr="00675E80">
        <w:rPr>
          <w:sz w:val="28"/>
          <w:szCs w:val="28"/>
        </w:rPr>
        <w:t>4 – ячейка МПК2/М</w:t>
      </w:r>
    </w:p>
    <w:p w14:paraId="4DF37E95" w14:textId="77777777" w:rsidR="001A3C80" w:rsidRPr="00EE13FF" w:rsidRDefault="001A3C80" w:rsidP="001A3C80">
      <w:pPr>
        <w:spacing w:line="360" w:lineRule="auto"/>
        <w:ind w:hanging="426"/>
        <w:jc w:val="both"/>
        <w:rPr>
          <w:sz w:val="28"/>
          <w:szCs w:val="28"/>
        </w:rPr>
      </w:pPr>
      <w:r w:rsidRPr="00F4549F">
        <w:rPr>
          <w:sz w:val="28"/>
          <w:szCs w:val="28"/>
        </w:rPr>
        <w:tab/>
      </w:r>
      <w:r w:rsidRPr="001A3C80">
        <w:rPr>
          <w:sz w:val="28"/>
          <w:szCs w:val="28"/>
        </w:rPr>
        <w:tab/>
      </w:r>
      <w:r w:rsidRPr="00675E80">
        <w:rPr>
          <w:sz w:val="28"/>
          <w:szCs w:val="28"/>
        </w:rPr>
        <w:t>5 – ячейка МFE/М</w:t>
      </w:r>
    </w:p>
    <w:p w14:paraId="114BFF36" w14:textId="77777777" w:rsidR="001A3C80" w:rsidRPr="00675E80" w:rsidRDefault="001A3C80" w:rsidP="001A3C80">
      <w:pPr>
        <w:spacing w:line="360" w:lineRule="auto"/>
        <w:ind w:hanging="426"/>
        <w:jc w:val="both"/>
        <w:rPr>
          <w:sz w:val="28"/>
          <w:szCs w:val="28"/>
        </w:rPr>
      </w:pPr>
      <w:r w:rsidRPr="001A3C80">
        <w:rPr>
          <w:sz w:val="28"/>
          <w:szCs w:val="28"/>
        </w:rPr>
        <w:tab/>
      </w:r>
      <w:r w:rsidRPr="001A3C80">
        <w:rPr>
          <w:sz w:val="28"/>
          <w:szCs w:val="28"/>
        </w:rPr>
        <w:tab/>
      </w:r>
      <w:r w:rsidRPr="00675E80">
        <w:rPr>
          <w:sz w:val="28"/>
          <w:szCs w:val="28"/>
        </w:rPr>
        <w:t>6 – ячейка ММР/М (4 шт.)</w:t>
      </w:r>
    </w:p>
    <w:p w14:paraId="2B8A6F5E" w14:textId="77777777" w:rsidR="001A3C80" w:rsidRPr="00F4549F"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7 – модуль МС76.03 (3 шт.)</w:t>
      </w:r>
    </w:p>
    <w:p w14:paraId="78DF3E30" w14:textId="77777777" w:rsidR="001A3C80" w:rsidRPr="00EE13FF"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8 – модуль МНМХ/С</w:t>
      </w:r>
    </w:p>
    <w:p w14:paraId="2761BDDC" w14:textId="77777777" w:rsidR="001A3C80" w:rsidRPr="00675E80"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9 – модуль МП1СА/С</w:t>
      </w:r>
    </w:p>
    <w:p w14:paraId="6BBD75AA" w14:textId="77777777" w:rsidR="001A3C80" w:rsidRPr="00F4549F"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10 – модуль МКEG/С</w:t>
      </w:r>
    </w:p>
    <w:p w14:paraId="5E57E54E" w14:textId="77777777" w:rsidR="001A3C80" w:rsidRPr="00EE13FF"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11 – модуль МHSA/С</w:t>
      </w:r>
    </w:p>
    <w:p w14:paraId="6D04C690" w14:textId="77777777" w:rsidR="001A3C80" w:rsidRPr="00675E80"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12 – модуль электропитания БТРС-010 (2 шт.)</w:t>
      </w:r>
    </w:p>
    <w:p w14:paraId="6B426B5C" w14:textId="77777777" w:rsidR="001A3C80" w:rsidRPr="00F4549F"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13 – ячейка МГАR/MX-K</w:t>
      </w:r>
    </w:p>
    <w:p w14:paraId="6E1D9BBC" w14:textId="77777777" w:rsidR="001A3C80" w:rsidRPr="00EE13FF"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14 – ячейка МПВ/М;</w:t>
      </w:r>
    </w:p>
    <w:p w14:paraId="00EC6A1F" w14:textId="77777777" w:rsidR="001A3C80" w:rsidRPr="00675E80" w:rsidRDefault="001A3C80" w:rsidP="001A3C80">
      <w:pPr>
        <w:spacing w:line="360" w:lineRule="auto"/>
        <w:ind w:hanging="426"/>
        <w:jc w:val="both"/>
        <w:rPr>
          <w:sz w:val="28"/>
          <w:szCs w:val="28"/>
        </w:rPr>
      </w:pPr>
      <w:r w:rsidRPr="00F4549F">
        <w:rPr>
          <w:sz w:val="28"/>
          <w:szCs w:val="28"/>
        </w:rPr>
        <w:tab/>
      </w:r>
      <w:r w:rsidRPr="00F4549F">
        <w:rPr>
          <w:sz w:val="28"/>
          <w:szCs w:val="28"/>
        </w:rPr>
        <w:tab/>
      </w:r>
      <w:r w:rsidRPr="00675E80">
        <w:rPr>
          <w:sz w:val="28"/>
          <w:szCs w:val="28"/>
        </w:rPr>
        <w:t>15 – модуль МНМ/С (3 шт.)</w:t>
      </w:r>
    </w:p>
    <w:p w14:paraId="08AFCD41" w14:textId="77777777" w:rsidR="001A3C80" w:rsidRPr="00675E80" w:rsidRDefault="001A3C80" w:rsidP="001A3C80">
      <w:pPr>
        <w:spacing w:line="360" w:lineRule="auto"/>
        <w:ind w:firstLine="709"/>
        <w:rPr>
          <w:sz w:val="28"/>
          <w:szCs w:val="28"/>
        </w:rPr>
      </w:pPr>
      <w:r w:rsidRPr="00675E80">
        <w:rPr>
          <w:sz w:val="28"/>
          <w:szCs w:val="28"/>
        </w:rPr>
        <w:lastRenderedPageBreak/>
        <w:t>ВК оснащается центральным процессором «</w:t>
      </w:r>
      <w:r w:rsidRPr="00675E80">
        <w:rPr>
          <w:sz w:val="28"/>
          <w:szCs w:val="28"/>
          <w:lang w:val="en-US"/>
        </w:rPr>
        <w:t>R</w:t>
      </w:r>
      <w:r w:rsidRPr="00675E80">
        <w:rPr>
          <w:sz w:val="28"/>
          <w:szCs w:val="28"/>
        </w:rPr>
        <w:t>2000» с тактовой частотой до 2000 МГц и имеет микросхему ЦП 1891ВМ01А8. Основные технические данные отображены в таблице 1.</w:t>
      </w:r>
    </w:p>
    <w:p w14:paraId="5B61ED9C" w14:textId="77777777" w:rsidR="001A3C80" w:rsidRPr="00675E80" w:rsidRDefault="00BF3AD5" w:rsidP="001A3C80">
      <w:pPr>
        <w:pStyle w:val="13"/>
        <w:spacing w:line="360" w:lineRule="auto"/>
        <w:rPr>
          <w:sz w:val="28"/>
          <w:szCs w:val="28"/>
        </w:rPr>
      </w:pPr>
      <w:r>
        <w:rPr>
          <w:sz w:val="28"/>
          <w:szCs w:val="28"/>
        </w:rPr>
        <w:t>Таблица 1</w:t>
      </w:r>
      <w:r w:rsidR="009919AE">
        <w:rPr>
          <w:sz w:val="28"/>
          <w:szCs w:val="28"/>
        </w:rPr>
        <w:t xml:space="preserve"> </w:t>
      </w:r>
      <w:r w:rsidR="009919AE" w:rsidRPr="009919AE">
        <w:rPr>
          <w:sz w:val="28"/>
          <w:szCs w:val="28"/>
        </w:rPr>
        <w:t>–</w:t>
      </w:r>
      <w:r w:rsidR="001A3C80" w:rsidRPr="00675E80">
        <w:rPr>
          <w:sz w:val="28"/>
          <w:szCs w:val="28"/>
        </w:rPr>
        <w:t xml:space="preserve"> Технические данные ВК</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812"/>
        <w:gridCol w:w="3544"/>
      </w:tblGrid>
      <w:tr w:rsidR="001A3C80" w:rsidRPr="00675E80" w14:paraId="5D2A6DBB" w14:textId="77777777" w:rsidTr="006F3333">
        <w:trPr>
          <w:trHeight w:val="567"/>
        </w:trPr>
        <w:tc>
          <w:tcPr>
            <w:tcW w:w="5812" w:type="dxa"/>
            <w:tcBorders>
              <w:top w:val="single" w:sz="12" w:space="0" w:color="auto"/>
              <w:bottom w:val="single" w:sz="12" w:space="0" w:color="auto"/>
            </w:tcBorders>
            <w:vAlign w:val="center"/>
          </w:tcPr>
          <w:p w14:paraId="56E56B73" w14:textId="77777777" w:rsidR="001A3C80" w:rsidRPr="00675E80" w:rsidRDefault="001A3C80" w:rsidP="00D64D1D">
            <w:pPr>
              <w:pStyle w:val="13"/>
              <w:spacing w:line="360" w:lineRule="auto"/>
              <w:rPr>
                <w:sz w:val="28"/>
                <w:szCs w:val="28"/>
              </w:rPr>
            </w:pPr>
            <w:r w:rsidRPr="00675E80">
              <w:rPr>
                <w:sz w:val="28"/>
                <w:szCs w:val="28"/>
              </w:rPr>
              <w:t>Наименование параметра</w:t>
            </w:r>
          </w:p>
        </w:tc>
        <w:tc>
          <w:tcPr>
            <w:tcW w:w="3544" w:type="dxa"/>
            <w:tcBorders>
              <w:top w:val="single" w:sz="12" w:space="0" w:color="auto"/>
              <w:bottom w:val="single" w:sz="12" w:space="0" w:color="auto"/>
            </w:tcBorders>
            <w:vAlign w:val="center"/>
          </w:tcPr>
          <w:p w14:paraId="3A5800FB" w14:textId="77777777" w:rsidR="001A3C80" w:rsidRPr="00675E80" w:rsidRDefault="001A3C80" w:rsidP="006F3333">
            <w:pPr>
              <w:pStyle w:val="13"/>
              <w:spacing w:line="360" w:lineRule="auto"/>
              <w:jc w:val="center"/>
              <w:rPr>
                <w:sz w:val="28"/>
                <w:szCs w:val="28"/>
              </w:rPr>
            </w:pPr>
            <w:r w:rsidRPr="00675E80">
              <w:rPr>
                <w:sz w:val="28"/>
                <w:szCs w:val="28"/>
              </w:rPr>
              <w:t>Значение</w:t>
            </w:r>
          </w:p>
        </w:tc>
      </w:tr>
      <w:tr w:rsidR="001A3C80" w:rsidRPr="00675E80" w14:paraId="1DF96594" w14:textId="77777777" w:rsidTr="006F3333">
        <w:trPr>
          <w:trHeight w:val="454"/>
        </w:trPr>
        <w:tc>
          <w:tcPr>
            <w:tcW w:w="5812" w:type="dxa"/>
            <w:tcBorders>
              <w:top w:val="single" w:sz="6" w:space="0" w:color="auto"/>
              <w:bottom w:val="single" w:sz="4" w:space="0" w:color="auto"/>
            </w:tcBorders>
            <w:vAlign w:val="center"/>
          </w:tcPr>
          <w:p w14:paraId="3FC082E3" w14:textId="77777777" w:rsidR="001A3C80" w:rsidRPr="00675E80" w:rsidRDefault="001A3C80" w:rsidP="00D64D1D">
            <w:pPr>
              <w:pStyle w:val="13"/>
              <w:spacing w:line="360" w:lineRule="auto"/>
              <w:ind w:firstLine="34"/>
              <w:rPr>
                <w:sz w:val="28"/>
                <w:szCs w:val="28"/>
              </w:rPr>
            </w:pPr>
            <w:r w:rsidRPr="00675E80">
              <w:rPr>
                <w:sz w:val="28"/>
                <w:szCs w:val="28"/>
              </w:rPr>
              <w:t xml:space="preserve">Количество интегральных микросхем </w:t>
            </w:r>
            <w:r w:rsidRPr="00675E80">
              <w:rPr>
                <w:spacing w:val="-4"/>
                <w:sz w:val="28"/>
                <w:szCs w:val="28"/>
              </w:rPr>
              <w:t>1891ВМ01А8</w:t>
            </w:r>
          </w:p>
        </w:tc>
        <w:tc>
          <w:tcPr>
            <w:tcW w:w="3544" w:type="dxa"/>
            <w:tcBorders>
              <w:top w:val="single" w:sz="6" w:space="0" w:color="auto"/>
              <w:bottom w:val="single" w:sz="4" w:space="0" w:color="auto"/>
            </w:tcBorders>
            <w:vAlign w:val="center"/>
          </w:tcPr>
          <w:p w14:paraId="576A2424" w14:textId="77777777" w:rsidR="001A3C80" w:rsidRPr="00BF3AD5" w:rsidRDefault="001A3C80" w:rsidP="00D64D1D">
            <w:pPr>
              <w:pStyle w:val="13"/>
              <w:spacing w:line="360" w:lineRule="auto"/>
              <w:ind w:firstLine="34"/>
              <w:jc w:val="center"/>
              <w:rPr>
                <w:sz w:val="28"/>
                <w:szCs w:val="28"/>
              </w:rPr>
            </w:pPr>
            <w:r w:rsidRPr="00675E80">
              <w:rPr>
                <w:sz w:val="28"/>
                <w:szCs w:val="28"/>
              </w:rPr>
              <w:t>1 шт.</w:t>
            </w:r>
          </w:p>
        </w:tc>
      </w:tr>
      <w:tr w:rsidR="001A3C80" w:rsidRPr="00675E80" w14:paraId="45BE74AE" w14:textId="77777777" w:rsidTr="006F3333">
        <w:trPr>
          <w:trHeight w:val="454"/>
        </w:trPr>
        <w:tc>
          <w:tcPr>
            <w:tcW w:w="5812" w:type="dxa"/>
            <w:tcBorders>
              <w:top w:val="single" w:sz="4" w:space="0" w:color="auto"/>
              <w:bottom w:val="single" w:sz="4" w:space="0" w:color="auto"/>
            </w:tcBorders>
            <w:vAlign w:val="center"/>
          </w:tcPr>
          <w:p w14:paraId="03BA92D8" w14:textId="77777777" w:rsidR="001A3C80" w:rsidRPr="00675E80" w:rsidRDefault="001A3C80" w:rsidP="00D64D1D">
            <w:pPr>
              <w:pStyle w:val="13"/>
              <w:spacing w:line="360" w:lineRule="auto"/>
              <w:ind w:firstLine="34"/>
              <w:rPr>
                <w:sz w:val="28"/>
                <w:szCs w:val="28"/>
              </w:rPr>
            </w:pPr>
            <w:r w:rsidRPr="00675E80">
              <w:rPr>
                <w:sz w:val="28"/>
                <w:szCs w:val="28"/>
              </w:rPr>
              <w:t xml:space="preserve">Количество процессорных ядер в микросхеме </w:t>
            </w:r>
            <w:r w:rsidRPr="00675E80">
              <w:rPr>
                <w:spacing w:val="-4"/>
                <w:sz w:val="28"/>
                <w:szCs w:val="28"/>
              </w:rPr>
              <w:t>1891ВМ01А8</w:t>
            </w:r>
          </w:p>
        </w:tc>
        <w:tc>
          <w:tcPr>
            <w:tcW w:w="3544" w:type="dxa"/>
            <w:tcBorders>
              <w:top w:val="single" w:sz="4" w:space="0" w:color="auto"/>
              <w:bottom w:val="single" w:sz="4" w:space="0" w:color="auto"/>
            </w:tcBorders>
            <w:vAlign w:val="center"/>
          </w:tcPr>
          <w:p w14:paraId="27A0252A" w14:textId="77777777" w:rsidR="001A3C80" w:rsidRPr="00675E80" w:rsidRDefault="001A3C80" w:rsidP="00D64D1D">
            <w:pPr>
              <w:pStyle w:val="13"/>
              <w:spacing w:line="360" w:lineRule="auto"/>
              <w:ind w:firstLine="34"/>
              <w:jc w:val="center"/>
              <w:rPr>
                <w:sz w:val="28"/>
                <w:szCs w:val="28"/>
                <w:lang w:val="en-US"/>
              </w:rPr>
            </w:pPr>
            <w:r w:rsidRPr="00675E80">
              <w:rPr>
                <w:sz w:val="28"/>
                <w:szCs w:val="28"/>
              </w:rPr>
              <w:t>8 шт.</w:t>
            </w:r>
          </w:p>
        </w:tc>
      </w:tr>
      <w:tr w:rsidR="001A3C80" w:rsidRPr="00675E80" w14:paraId="3BD0F7A8" w14:textId="77777777" w:rsidTr="006F3333">
        <w:trPr>
          <w:trHeight w:val="454"/>
        </w:trPr>
        <w:tc>
          <w:tcPr>
            <w:tcW w:w="5812" w:type="dxa"/>
            <w:tcBorders>
              <w:top w:val="single" w:sz="4" w:space="0" w:color="auto"/>
              <w:bottom w:val="single" w:sz="4" w:space="0" w:color="auto"/>
            </w:tcBorders>
            <w:vAlign w:val="center"/>
          </w:tcPr>
          <w:p w14:paraId="368F086F" w14:textId="77777777" w:rsidR="001A3C80" w:rsidRPr="00675E80" w:rsidRDefault="00925E86" w:rsidP="00D64D1D">
            <w:pPr>
              <w:pStyle w:val="13"/>
              <w:spacing w:line="360" w:lineRule="auto"/>
              <w:ind w:firstLine="34"/>
              <w:rPr>
                <w:sz w:val="28"/>
                <w:szCs w:val="28"/>
              </w:rPr>
            </w:pPr>
            <w:r w:rsidRPr="00675E80">
              <w:rPr>
                <w:sz w:val="28"/>
                <w:szCs w:val="28"/>
              </w:rPr>
              <w:t>Рабочая тактовая</w:t>
            </w:r>
            <w:r w:rsidR="001A3C80" w:rsidRPr="00675E80">
              <w:rPr>
                <w:sz w:val="28"/>
                <w:szCs w:val="28"/>
              </w:rPr>
              <w:t xml:space="preserve"> частота процессорного ядра </w:t>
            </w:r>
          </w:p>
        </w:tc>
        <w:tc>
          <w:tcPr>
            <w:tcW w:w="3544" w:type="dxa"/>
            <w:tcBorders>
              <w:top w:val="single" w:sz="4" w:space="0" w:color="auto"/>
              <w:bottom w:val="single" w:sz="4" w:space="0" w:color="auto"/>
            </w:tcBorders>
            <w:vAlign w:val="center"/>
          </w:tcPr>
          <w:p w14:paraId="28436045" w14:textId="77777777" w:rsidR="001A3C80" w:rsidRPr="00675E80" w:rsidRDefault="001A3C80" w:rsidP="00D64D1D">
            <w:pPr>
              <w:pStyle w:val="13"/>
              <w:spacing w:line="360" w:lineRule="auto"/>
              <w:ind w:firstLine="34"/>
              <w:jc w:val="center"/>
              <w:rPr>
                <w:sz w:val="28"/>
                <w:szCs w:val="28"/>
              </w:rPr>
            </w:pPr>
            <w:r w:rsidRPr="00675E80">
              <w:rPr>
                <w:sz w:val="28"/>
                <w:szCs w:val="28"/>
              </w:rPr>
              <w:t>2 ГГц</w:t>
            </w:r>
          </w:p>
        </w:tc>
      </w:tr>
      <w:tr w:rsidR="001A3C80" w:rsidRPr="00675E80" w14:paraId="4E3A3BCC" w14:textId="77777777" w:rsidTr="006F3333">
        <w:trPr>
          <w:trHeight w:val="454"/>
        </w:trPr>
        <w:tc>
          <w:tcPr>
            <w:tcW w:w="5812" w:type="dxa"/>
            <w:tcBorders>
              <w:top w:val="single" w:sz="4" w:space="0" w:color="auto"/>
              <w:bottom w:val="single" w:sz="4" w:space="0" w:color="auto"/>
            </w:tcBorders>
            <w:vAlign w:val="center"/>
          </w:tcPr>
          <w:p w14:paraId="5AB9B189" w14:textId="77777777" w:rsidR="001A3C80" w:rsidRPr="00675E80" w:rsidRDefault="001A3C80" w:rsidP="00D64D1D">
            <w:pPr>
              <w:pStyle w:val="13"/>
              <w:spacing w:line="360" w:lineRule="auto"/>
              <w:ind w:firstLine="34"/>
              <w:rPr>
                <w:sz w:val="28"/>
                <w:szCs w:val="28"/>
              </w:rPr>
            </w:pPr>
            <w:r w:rsidRPr="00675E80">
              <w:rPr>
                <w:sz w:val="28"/>
                <w:szCs w:val="28"/>
              </w:rPr>
              <w:t>Пиковая производительность</w:t>
            </w:r>
          </w:p>
        </w:tc>
        <w:tc>
          <w:tcPr>
            <w:tcW w:w="3544" w:type="dxa"/>
            <w:tcBorders>
              <w:top w:val="single" w:sz="4" w:space="0" w:color="auto"/>
              <w:bottom w:val="single" w:sz="4" w:space="0" w:color="auto"/>
            </w:tcBorders>
            <w:vAlign w:val="center"/>
          </w:tcPr>
          <w:p w14:paraId="20DCB5E1" w14:textId="77777777" w:rsidR="001A3C80" w:rsidRPr="00675E80" w:rsidRDefault="001A3C80" w:rsidP="00D64D1D">
            <w:pPr>
              <w:pStyle w:val="13"/>
              <w:spacing w:line="360" w:lineRule="auto"/>
              <w:ind w:firstLine="34"/>
              <w:jc w:val="center"/>
              <w:rPr>
                <w:sz w:val="28"/>
                <w:szCs w:val="28"/>
              </w:rPr>
            </w:pPr>
            <w:r w:rsidRPr="00675E80">
              <w:rPr>
                <w:sz w:val="28"/>
                <w:szCs w:val="28"/>
              </w:rPr>
              <w:t xml:space="preserve">Не менее 64 </w:t>
            </w:r>
            <w:proofErr w:type="spellStart"/>
            <w:r w:rsidRPr="00675E80">
              <w:rPr>
                <w:sz w:val="28"/>
                <w:szCs w:val="28"/>
              </w:rPr>
              <w:t>Гфлопс</w:t>
            </w:r>
            <w:proofErr w:type="spellEnd"/>
          </w:p>
        </w:tc>
      </w:tr>
      <w:tr w:rsidR="001A3C80" w:rsidRPr="00675E80" w14:paraId="03313ADB" w14:textId="77777777" w:rsidTr="006F3333">
        <w:trPr>
          <w:trHeight w:val="454"/>
        </w:trPr>
        <w:tc>
          <w:tcPr>
            <w:tcW w:w="5812" w:type="dxa"/>
            <w:tcBorders>
              <w:top w:val="single" w:sz="4" w:space="0" w:color="auto"/>
              <w:bottom w:val="single" w:sz="4" w:space="0" w:color="auto"/>
            </w:tcBorders>
            <w:vAlign w:val="center"/>
          </w:tcPr>
          <w:p w14:paraId="2B14F0C1" w14:textId="77777777" w:rsidR="001A3C80" w:rsidRPr="00675E80" w:rsidRDefault="001A3C80" w:rsidP="00D64D1D">
            <w:pPr>
              <w:pStyle w:val="13"/>
              <w:spacing w:line="360" w:lineRule="auto"/>
              <w:ind w:firstLine="34"/>
              <w:rPr>
                <w:sz w:val="28"/>
                <w:szCs w:val="28"/>
              </w:rPr>
            </w:pPr>
            <w:r w:rsidRPr="00675E80">
              <w:rPr>
                <w:sz w:val="28"/>
                <w:szCs w:val="28"/>
              </w:rPr>
              <w:t xml:space="preserve">Объем оперативной памяти </w:t>
            </w:r>
          </w:p>
        </w:tc>
        <w:tc>
          <w:tcPr>
            <w:tcW w:w="3544" w:type="dxa"/>
            <w:tcBorders>
              <w:top w:val="single" w:sz="4" w:space="0" w:color="auto"/>
              <w:bottom w:val="single" w:sz="4" w:space="0" w:color="auto"/>
            </w:tcBorders>
            <w:vAlign w:val="center"/>
          </w:tcPr>
          <w:p w14:paraId="5D64E850" w14:textId="77777777" w:rsidR="001A3C80" w:rsidRPr="00675E80" w:rsidRDefault="001A3C80" w:rsidP="00D64D1D">
            <w:pPr>
              <w:pStyle w:val="13"/>
              <w:spacing w:line="360" w:lineRule="auto"/>
              <w:ind w:firstLine="34"/>
              <w:jc w:val="center"/>
              <w:rPr>
                <w:sz w:val="28"/>
                <w:szCs w:val="28"/>
              </w:rPr>
            </w:pPr>
            <w:r w:rsidRPr="00675E80">
              <w:rPr>
                <w:sz w:val="28"/>
                <w:szCs w:val="28"/>
              </w:rPr>
              <w:t>32 Гбайт</w:t>
            </w:r>
          </w:p>
        </w:tc>
      </w:tr>
      <w:tr w:rsidR="001A3C80" w:rsidRPr="00675E80" w14:paraId="60DD40BF" w14:textId="77777777" w:rsidTr="006F3333">
        <w:trPr>
          <w:trHeight w:val="454"/>
        </w:trPr>
        <w:tc>
          <w:tcPr>
            <w:tcW w:w="5812" w:type="dxa"/>
            <w:tcBorders>
              <w:top w:val="single" w:sz="4" w:space="0" w:color="auto"/>
              <w:bottom w:val="single" w:sz="4" w:space="0" w:color="auto"/>
            </w:tcBorders>
            <w:vAlign w:val="center"/>
          </w:tcPr>
          <w:p w14:paraId="12AB855B" w14:textId="77777777" w:rsidR="001A3C80" w:rsidRPr="00675E80" w:rsidRDefault="001A3C80" w:rsidP="00D64D1D">
            <w:pPr>
              <w:pStyle w:val="13"/>
              <w:spacing w:line="360" w:lineRule="auto"/>
              <w:ind w:firstLine="34"/>
              <w:rPr>
                <w:sz w:val="28"/>
                <w:szCs w:val="28"/>
              </w:rPr>
            </w:pPr>
            <w:r w:rsidRPr="00675E80">
              <w:rPr>
                <w:sz w:val="28"/>
                <w:szCs w:val="28"/>
              </w:rPr>
              <w:t>Объем внешней памяти</w:t>
            </w:r>
          </w:p>
        </w:tc>
        <w:tc>
          <w:tcPr>
            <w:tcW w:w="3544" w:type="dxa"/>
            <w:tcBorders>
              <w:top w:val="single" w:sz="4" w:space="0" w:color="auto"/>
              <w:bottom w:val="single" w:sz="4" w:space="0" w:color="auto"/>
            </w:tcBorders>
            <w:vAlign w:val="center"/>
          </w:tcPr>
          <w:p w14:paraId="5927A477" w14:textId="77777777" w:rsidR="001A3C80" w:rsidRPr="00675E80" w:rsidRDefault="001A3C80" w:rsidP="00D64D1D">
            <w:pPr>
              <w:pStyle w:val="13"/>
              <w:spacing w:line="360" w:lineRule="auto"/>
              <w:ind w:firstLine="34"/>
              <w:jc w:val="center"/>
              <w:rPr>
                <w:sz w:val="28"/>
                <w:szCs w:val="28"/>
              </w:rPr>
            </w:pPr>
            <w:r w:rsidRPr="00675E80">
              <w:rPr>
                <w:sz w:val="28"/>
                <w:szCs w:val="28"/>
              </w:rPr>
              <w:t>Не менее 400 Гб</w:t>
            </w:r>
          </w:p>
        </w:tc>
      </w:tr>
      <w:tr w:rsidR="001A3C80" w:rsidRPr="00675E80" w14:paraId="507DE4AA" w14:textId="77777777" w:rsidTr="006F3333">
        <w:trPr>
          <w:trHeight w:val="454"/>
        </w:trPr>
        <w:tc>
          <w:tcPr>
            <w:tcW w:w="5812" w:type="dxa"/>
            <w:tcBorders>
              <w:top w:val="single" w:sz="4" w:space="0" w:color="auto"/>
              <w:bottom w:val="single" w:sz="4" w:space="0" w:color="auto"/>
            </w:tcBorders>
            <w:vAlign w:val="center"/>
          </w:tcPr>
          <w:p w14:paraId="2309BF39" w14:textId="77777777" w:rsidR="001A3C80" w:rsidRPr="00675E80" w:rsidRDefault="001A3C80" w:rsidP="00D64D1D">
            <w:pPr>
              <w:pStyle w:val="13"/>
              <w:spacing w:line="360" w:lineRule="auto"/>
              <w:ind w:firstLine="34"/>
              <w:rPr>
                <w:sz w:val="28"/>
                <w:szCs w:val="28"/>
              </w:rPr>
            </w:pPr>
            <w:r w:rsidRPr="00675E80">
              <w:rPr>
                <w:sz w:val="28"/>
                <w:szCs w:val="28"/>
              </w:rPr>
              <w:t>Номинальное напряжение питания</w:t>
            </w:r>
          </w:p>
        </w:tc>
        <w:tc>
          <w:tcPr>
            <w:tcW w:w="3544" w:type="dxa"/>
            <w:tcBorders>
              <w:top w:val="single" w:sz="4" w:space="0" w:color="auto"/>
              <w:bottom w:val="single" w:sz="4" w:space="0" w:color="auto"/>
            </w:tcBorders>
            <w:vAlign w:val="center"/>
          </w:tcPr>
          <w:p w14:paraId="47F9AD65" w14:textId="77777777" w:rsidR="001A3C80" w:rsidRPr="00675E80" w:rsidRDefault="001A3C80" w:rsidP="00D64D1D">
            <w:pPr>
              <w:pStyle w:val="13"/>
              <w:spacing w:line="360" w:lineRule="auto"/>
              <w:ind w:firstLine="34"/>
              <w:jc w:val="center"/>
              <w:rPr>
                <w:sz w:val="28"/>
                <w:szCs w:val="28"/>
              </w:rPr>
            </w:pPr>
            <w:r w:rsidRPr="00675E80">
              <w:rPr>
                <w:sz w:val="28"/>
                <w:szCs w:val="28"/>
              </w:rPr>
              <w:t>27 В</w:t>
            </w:r>
          </w:p>
        </w:tc>
      </w:tr>
      <w:tr w:rsidR="001A3C80" w:rsidRPr="00675E80" w14:paraId="30C3F037" w14:textId="77777777" w:rsidTr="006F3333">
        <w:trPr>
          <w:trHeight w:val="454"/>
        </w:trPr>
        <w:tc>
          <w:tcPr>
            <w:tcW w:w="5812" w:type="dxa"/>
            <w:tcBorders>
              <w:top w:val="single" w:sz="4" w:space="0" w:color="auto"/>
              <w:bottom w:val="single" w:sz="4" w:space="0" w:color="auto"/>
            </w:tcBorders>
            <w:vAlign w:val="center"/>
          </w:tcPr>
          <w:p w14:paraId="08BA39F5" w14:textId="77777777" w:rsidR="001A3C80" w:rsidRPr="00675E80" w:rsidRDefault="001A3C80" w:rsidP="00D64D1D">
            <w:pPr>
              <w:pStyle w:val="13"/>
              <w:spacing w:line="360" w:lineRule="auto"/>
              <w:ind w:firstLine="34"/>
              <w:rPr>
                <w:sz w:val="28"/>
                <w:szCs w:val="28"/>
              </w:rPr>
            </w:pPr>
            <w:r w:rsidRPr="00675E80">
              <w:rPr>
                <w:sz w:val="28"/>
                <w:szCs w:val="28"/>
              </w:rPr>
              <w:t>Установившееся отклонение напряжения</w:t>
            </w:r>
          </w:p>
        </w:tc>
        <w:tc>
          <w:tcPr>
            <w:tcW w:w="3544" w:type="dxa"/>
            <w:tcBorders>
              <w:top w:val="single" w:sz="4" w:space="0" w:color="auto"/>
              <w:bottom w:val="single" w:sz="4" w:space="0" w:color="auto"/>
            </w:tcBorders>
            <w:vAlign w:val="center"/>
          </w:tcPr>
          <w:p w14:paraId="6B4E2A91" w14:textId="77777777" w:rsidR="001A3C80" w:rsidRPr="00675E80" w:rsidRDefault="001A3C80" w:rsidP="00D64D1D">
            <w:pPr>
              <w:pStyle w:val="13"/>
              <w:spacing w:line="360" w:lineRule="auto"/>
              <w:ind w:firstLine="34"/>
              <w:jc w:val="center"/>
              <w:rPr>
                <w:sz w:val="28"/>
                <w:szCs w:val="28"/>
              </w:rPr>
            </w:pPr>
            <w:r w:rsidRPr="00675E80">
              <w:rPr>
                <w:sz w:val="28"/>
                <w:szCs w:val="28"/>
              </w:rPr>
              <w:t>+2,7; –4,86</w:t>
            </w:r>
          </w:p>
        </w:tc>
      </w:tr>
      <w:tr w:rsidR="001A3C80" w:rsidRPr="00675E80" w14:paraId="102FD583" w14:textId="77777777" w:rsidTr="006F3333">
        <w:trPr>
          <w:trHeight w:val="454"/>
        </w:trPr>
        <w:tc>
          <w:tcPr>
            <w:tcW w:w="5812" w:type="dxa"/>
            <w:tcBorders>
              <w:top w:val="single" w:sz="4" w:space="0" w:color="auto"/>
              <w:bottom w:val="single" w:sz="4" w:space="0" w:color="auto"/>
            </w:tcBorders>
            <w:vAlign w:val="center"/>
          </w:tcPr>
          <w:p w14:paraId="67E34B6A" w14:textId="77777777" w:rsidR="001A3C80" w:rsidRPr="00675E80" w:rsidRDefault="001A3C80" w:rsidP="00D64D1D">
            <w:pPr>
              <w:pStyle w:val="13"/>
              <w:spacing w:line="360" w:lineRule="auto"/>
              <w:ind w:firstLine="34"/>
              <w:rPr>
                <w:sz w:val="28"/>
                <w:szCs w:val="28"/>
              </w:rPr>
            </w:pPr>
            <w:r w:rsidRPr="00675E80">
              <w:rPr>
                <w:sz w:val="28"/>
                <w:szCs w:val="28"/>
              </w:rPr>
              <w:t>Коэффициент пульсаций напряжения</w:t>
            </w:r>
          </w:p>
        </w:tc>
        <w:tc>
          <w:tcPr>
            <w:tcW w:w="3544" w:type="dxa"/>
            <w:tcBorders>
              <w:top w:val="single" w:sz="4" w:space="0" w:color="auto"/>
              <w:bottom w:val="single" w:sz="4" w:space="0" w:color="auto"/>
            </w:tcBorders>
            <w:vAlign w:val="center"/>
          </w:tcPr>
          <w:p w14:paraId="15D10EC2" w14:textId="77777777" w:rsidR="001A3C80" w:rsidRPr="00675E80" w:rsidRDefault="001A3C80" w:rsidP="00D64D1D">
            <w:pPr>
              <w:pStyle w:val="13"/>
              <w:spacing w:line="360" w:lineRule="auto"/>
              <w:ind w:firstLine="34"/>
              <w:jc w:val="center"/>
              <w:rPr>
                <w:sz w:val="28"/>
                <w:szCs w:val="28"/>
              </w:rPr>
            </w:pPr>
            <w:r w:rsidRPr="00675E80">
              <w:rPr>
                <w:sz w:val="28"/>
                <w:szCs w:val="28"/>
              </w:rPr>
              <w:t>Не более 5%</w:t>
            </w:r>
          </w:p>
        </w:tc>
      </w:tr>
      <w:tr w:rsidR="001A3C80" w:rsidRPr="00675E80" w14:paraId="296C35EE" w14:textId="77777777" w:rsidTr="006F3333">
        <w:trPr>
          <w:trHeight w:val="454"/>
        </w:trPr>
        <w:tc>
          <w:tcPr>
            <w:tcW w:w="5812" w:type="dxa"/>
            <w:tcBorders>
              <w:top w:val="single" w:sz="4" w:space="0" w:color="auto"/>
              <w:bottom w:val="single" w:sz="4" w:space="0" w:color="auto"/>
            </w:tcBorders>
            <w:vAlign w:val="center"/>
          </w:tcPr>
          <w:p w14:paraId="161EBC70" w14:textId="77777777" w:rsidR="001A3C80" w:rsidRPr="00675E80" w:rsidRDefault="001A3C80" w:rsidP="00D64D1D">
            <w:pPr>
              <w:pStyle w:val="13"/>
              <w:spacing w:line="360" w:lineRule="auto"/>
              <w:ind w:firstLine="34"/>
              <w:rPr>
                <w:sz w:val="28"/>
                <w:szCs w:val="28"/>
              </w:rPr>
            </w:pPr>
            <w:r w:rsidRPr="00675E80">
              <w:rPr>
                <w:sz w:val="28"/>
                <w:szCs w:val="28"/>
              </w:rPr>
              <w:t>Потребляемая мощность</w:t>
            </w:r>
          </w:p>
        </w:tc>
        <w:tc>
          <w:tcPr>
            <w:tcW w:w="3544" w:type="dxa"/>
            <w:tcBorders>
              <w:top w:val="single" w:sz="4" w:space="0" w:color="auto"/>
              <w:bottom w:val="single" w:sz="4" w:space="0" w:color="auto"/>
            </w:tcBorders>
            <w:vAlign w:val="center"/>
          </w:tcPr>
          <w:p w14:paraId="342FD0DB" w14:textId="77777777" w:rsidR="001A3C80" w:rsidRPr="00675E80" w:rsidRDefault="001A3C80" w:rsidP="00D64D1D">
            <w:pPr>
              <w:pStyle w:val="13"/>
              <w:spacing w:line="360" w:lineRule="auto"/>
              <w:ind w:firstLine="34"/>
              <w:jc w:val="center"/>
              <w:rPr>
                <w:sz w:val="28"/>
                <w:szCs w:val="28"/>
              </w:rPr>
            </w:pPr>
            <w:r w:rsidRPr="00675E80">
              <w:rPr>
                <w:sz w:val="28"/>
                <w:szCs w:val="28"/>
              </w:rPr>
              <w:t>Не более 5</w:t>
            </w:r>
            <w:r w:rsidRPr="00675E80">
              <w:rPr>
                <w:sz w:val="28"/>
                <w:szCs w:val="28"/>
                <w:lang w:val="en-US"/>
              </w:rPr>
              <w:t>0</w:t>
            </w:r>
            <w:r w:rsidRPr="00675E80">
              <w:rPr>
                <w:sz w:val="28"/>
                <w:szCs w:val="28"/>
              </w:rPr>
              <w:t>0 Вт</w:t>
            </w:r>
          </w:p>
        </w:tc>
      </w:tr>
      <w:tr w:rsidR="001A3C80" w:rsidRPr="00675E80" w14:paraId="000135CB" w14:textId="77777777" w:rsidTr="006F3333">
        <w:trPr>
          <w:trHeight w:val="454"/>
        </w:trPr>
        <w:tc>
          <w:tcPr>
            <w:tcW w:w="5812" w:type="dxa"/>
            <w:tcBorders>
              <w:top w:val="single" w:sz="4" w:space="0" w:color="auto"/>
              <w:bottom w:val="single" w:sz="4" w:space="0" w:color="auto"/>
            </w:tcBorders>
            <w:vAlign w:val="center"/>
          </w:tcPr>
          <w:p w14:paraId="375DB32B" w14:textId="77777777" w:rsidR="001A3C80" w:rsidRPr="00675E80" w:rsidRDefault="001A3C80" w:rsidP="00D64D1D">
            <w:pPr>
              <w:pStyle w:val="13"/>
              <w:spacing w:line="360" w:lineRule="auto"/>
              <w:ind w:firstLine="34"/>
              <w:rPr>
                <w:sz w:val="28"/>
                <w:szCs w:val="28"/>
              </w:rPr>
            </w:pPr>
            <w:r w:rsidRPr="00675E80">
              <w:rPr>
                <w:sz w:val="28"/>
                <w:szCs w:val="28"/>
              </w:rPr>
              <w:t>Пусковой ток</w:t>
            </w:r>
          </w:p>
        </w:tc>
        <w:tc>
          <w:tcPr>
            <w:tcW w:w="3544" w:type="dxa"/>
            <w:tcBorders>
              <w:top w:val="single" w:sz="4" w:space="0" w:color="auto"/>
              <w:bottom w:val="single" w:sz="4" w:space="0" w:color="auto"/>
            </w:tcBorders>
            <w:vAlign w:val="center"/>
          </w:tcPr>
          <w:p w14:paraId="20AF4BF2" w14:textId="77777777" w:rsidR="001A3C80" w:rsidRPr="00675E80" w:rsidRDefault="001A3C80" w:rsidP="00D64D1D">
            <w:pPr>
              <w:pStyle w:val="13"/>
              <w:spacing w:line="360" w:lineRule="auto"/>
              <w:ind w:firstLine="34"/>
              <w:jc w:val="center"/>
              <w:rPr>
                <w:sz w:val="28"/>
                <w:szCs w:val="28"/>
              </w:rPr>
            </w:pPr>
            <w:r w:rsidRPr="00675E80">
              <w:rPr>
                <w:sz w:val="28"/>
                <w:szCs w:val="28"/>
              </w:rPr>
              <w:t>Не более 42 А</w:t>
            </w:r>
          </w:p>
        </w:tc>
      </w:tr>
      <w:tr w:rsidR="001A3C80" w:rsidRPr="00675E80" w14:paraId="32BAF7CB" w14:textId="77777777" w:rsidTr="006F3333">
        <w:trPr>
          <w:trHeight w:val="454"/>
        </w:trPr>
        <w:tc>
          <w:tcPr>
            <w:tcW w:w="5812" w:type="dxa"/>
            <w:tcBorders>
              <w:top w:val="single" w:sz="4" w:space="0" w:color="auto"/>
              <w:bottom w:val="single" w:sz="4" w:space="0" w:color="auto"/>
            </w:tcBorders>
            <w:vAlign w:val="center"/>
          </w:tcPr>
          <w:p w14:paraId="49796D09" w14:textId="77777777" w:rsidR="001A3C80" w:rsidRPr="00675E80" w:rsidRDefault="001A3C80" w:rsidP="00D64D1D">
            <w:pPr>
              <w:pStyle w:val="13"/>
              <w:spacing w:line="360" w:lineRule="auto"/>
              <w:ind w:firstLine="34"/>
              <w:rPr>
                <w:sz w:val="28"/>
                <w:szCs w:val="28"/>
              </w:rPr>
            </w:pPr>
            <w:r w:rsidRPr="00675E80">
              <w:rPr>
                <w:sz w:val="28"/>
                <w:szCs w:val="28"/>
              </w:rPr>
              <w:t>Суммарное сопротивление цепи заземления</w:t>
            </w:r>
          </w:p>
        </w:tc>
        <w:tc>
          <w:tcPr>
            <w:tcW w:w="3544" w:type="dxa"/>
            <w:tcBorders>
              <w:top w:val="single" w:sz="4" w:space="0" w:color="auto"/>
              <w:bottom w:val="single" w:sz="4" w:space="0" w:color="auto"/>
            </w:tcBorders>
            <w:vAlign w:val="center"/>
          </w:tcPr>
          <w:p w14:paraId="5258C644" w14:textId="77777777" w:rsidR="001A3C80" w:rsidRPr="00675E80" w:rsidRDefault="001A3C80" w:rsidP="00D64D1D">
            <w:pPr>
              <w:pStyle w:val="13"/>
              <w:spacing w:line="360" w:lineRule="auto"/>
              <w:ind w:firstLine="34"/>
              <w:jc w:val="center"/>
              <w:rPr>
                <w:sz w:val="28"/>
                <w:szCs w:val="28"/>
              </w:rPr>
            </w:pPr>
            <w:r w:rsidRPr="00675E80">
              <w:rPr>
                <w:sz w:val="28"/>
                <w:szCs w:val="28"/>
              </w:rPr>
              <w:t>Не более 0,2 Ом</w:t>
            </w:r>
          </w:p>
        </w:tc>
      </w:tr>
      <w:tr w:rsidR="001A3C80" w:rsidRPr="00675E80" w14:paraId="23968C4A" w14:textId="77777777" w:rsidTr="006F3333">
        <w:trPr>
          <w:trHeight w:val="454"/>
        </w:trPr>
        <w:tc>
          <w:tcPr>
            <w:tcW w:w="5812" w:type="dxa"/>
            <w:tcBorders>
              <w:top w:val="single" w:sz="4" w:space="0" w:color="auto"/>
              <w:bottom w:val="single" w:sz="4" w:space="0" w:color="auto"/>
            </w:tcBorders>
            <w:vAlign w:val="center"/>
          </w:tcPr>
          <w:p w14:paraId="49C0FF76" w14:textId="77777777" w:rsidR="001A3C80" w:rsidRPr="00675E80" w:rsidRDefault="001A3C80" w:rsidP="00D64D1D">
            <w:pPr>
              <w:pStyle w:val="13"/>
              <w:spacing w:line="360" w:lineRule="auto"/>
              <w:ind w:firstLine="34"/>
              <w:rPr>
                <w:sz w:val="28"/>
                <w:szCs w:val="28"/>
              </w:rPr>
            </w:pPr>
            <w:r w:rsidRPr="00675E80">
              <w:rPr>
                <w:sz w:val="28"/>
                <w:szCs w:val="28"/>
              </w:rPr>
              <w:t>Габаритные размеры</w:t>
            </w:r>
          </w:p>
        </w:tc>
        <w:tc>
          <w:tcPr>
            <w:tcW w:w="3544" w:type="dxa"/>
            <w:tcBorders>
              <w:top w:val="single" w:sz="4" w:space="0" w:color="auto"/>
              <w:bottom w:val="single" w:sz="4" w:space="0" w:color="auto"/>
            </w:tcBorders>
            <w:vAlign w:val="center"/>
          </w:tcPr>
          <w:p w14:paraId="0C152E1B" w14:textId="77777777" w:rsidR="001A3C80" w:rsidRPr="00675E80" w:rsidRDefault="001A3C80" w:rsidP="00D64D1D">
            <w:pPr>
              <w:pStyle w:val="13"/>
              <w:spacing w:line="360" w:lineRule="auto"/>
              <w:ind w:firstLine="34"/>
              <w:jc w:val="center"/>
              <w:rPr>
                <w:sz w:val="28"/>
                <w:szCs w:val="28"/>
              </w:rPr>
            </w:pPr>
            <w:r w:rsidRPr="00675E80">
              <w:rPr>
                <w:sz w:val="28"/>
                <w:szCs w:val="28"/>
              </w:rPr>
              <w:t>483×299×265,8 мм</w:t>
            </w:r>
          </w:p>
        </w:tc>
      </w:tr>
      <w:tr w:rsidR="001A3C80" w:rsidRPr="00675E80" w14:paraId="1F6DBC47" w14:textId="77777777" w:rsidTr="006F3333">
        <w:trPr>
          <w:trHeight w:val="454"/>
        </w:trPr>
        <w:tc>
          <w:tcPr>
            <w:tcW w:w="5812" w:type="dxa"/>
            <w:tcBorders>
              <w:top w:val="single" w:sz="4" w:space="0" w:color="auto"/>
              <w:bottom w:val="single" w:sz="4" w:space="0" w:color="auto"/>
            </w:tcBorders>
            <w:vAlign w:val="center"/>
          </w:tcPr>
          <w:p w14:paraId="6190BB7D" w14:textId="77777777" w:rsidR="001A3C80" w:rsidRPr="00675E80" w:rsidRDefault="001A3C80" w:rsidP="00D64D1D">
            <w:pPr>
              <w:pStyle w:val="13"/>
              <w:spacing w:line="360" w:lineRule="auto"/>
              <w:ind w:firstLine="34"/>
              <w:rPr>
                <w:sz w:val="28"/>
                <w:szCs w:val="28"/>
              </w:rPr>
            </w:pPr>
            <w:r w:rsidRPr="00675E80">
              <w:rPr>
                <w:sz w:val="28"/>
                <w:szCs w:val="28"/>
              </w:rPr>
              <w:t xml:space="preserve">Система охлаждения                       </w:t>
            </w:r>
          </w:p>
        </w:tc>
        <w:tc>
          <w:tcPr>
            <w:tcW w:w="3544" w:type="dxa"/>
            <w:tcBorders>
              <w:top w:val="single" w:sz="4" w:space="0" w:color="auto"/>
              <w:bottom w:val="single" w:sz="4" w:space="0" w:color="auto"/>
            </w:tcBorders>
            <w:vAlign w:val="center"/>
          </w:tcPr>
          <w:p w14:paraId="087584A1" w14:textId="77777777" w:rsidR="001A3C80" w:rsidRPr="00675E80" w:rsidRDefault="001A3C80" w:rsidP="00D64D1D">
            <w:pPr>
              <w:pStyle w:val="13"/>
              <w:spacing w:line="360" w:lineRule="auto"/>
              <w:ind w:firstLine="34"/>
              <w:jc w:val="center"/>
              <w:rPr>
                <w:sz w:val="28"/>
                <w:szCs w:val="28"/>
              </w:rPr>
            </w:pPr>
            <w:r w:rsidRPr="00675E80">
              <w:rPr>
                <w:sz w:val="28"/>
                <w:szCs w:val="28"/>
              </w:rPr>
              <w:t>Внешняя, воздушного типа</w:t>
            </w:r>
          </w:p>
        </w:tc>
      </w:tr>
      <w:tr w:rsidR="001A3C80" w:rsidRPr="00675E80" w14:paraId="26B22746" w14:textId="77777777" w:rsidTr="006F3333">
        <w:trPr>
          <w:trHeight w:val="624"/>
        </w:trPr>
        <w:tc>
          <w:tcPr>
            <w:tcW w:w="5812" w:type="dxa"/>
            <w:tcBorders>
              <w:top w:val="single" w:sz="4" w:space="0" w:color="auto"/>
              <w:bottom w:val="single" w:sz="12" w:space="0" w:color="auto"/>
            </w:tcBorders>
          </w:tcPr>
          <w:p w14:paraId="4FDCB494" w14:textId="77777777" w:rsidR="001A3C80" w:rsidRPr="00675E80" w:rsidRDefault="001A3C80" w:rsidP="00D64D1D">
            <w:pPr>
              <w:pStyle w:val="13"/>
              <w:spacing w:line="360" w:lineRule="auto"/>
              <w:ind w:firstLine="34"/>
              <w:rPr>
                <w:sz w:val="28"/>
                <w:szCs w:val="28"/>
              </w:rPr>
            </w:pPr>
            <w:r w:rsidRPr="00675E80">
              <w:rPr>
                <w:sz w:val="28"/>
                <w:szCs w:val="28"/>
              </w:rPr>
              <w:t xml:space="preserve">Каналы ввода/вывода (количество)  </w:t>
            </w:r>
          </w:p>
        </w:tc>
        <w:tc>
          <w:tcPr>
            <w:tcW w:w="3544" w:type="dxa"/>
            <w:tcBorders>
              <w:top w:val="single" w:sz="4" w:space="0" w:color="auto"/>
              <w:bottom w:val="single" w:sz="12" w:space="0" w:color="auto"/>
            </w:tcBorders>
          </w:tcPr>
          <w:p w14:paraId="610861DD" w14:textId="77777777" w:rsidR="001A3C80" w:rsidRPr="00675E80" w:rsidRDefault="001A3C80" w:rsidP="00D64D1D">
            <w:pPr>
              <w:pStyle w:val="13"/>
              <w:spacing w:line="360" w:lineRule="auto"/>
              <w:ind w:left="-108"/>
              <w:jc w:val="center"/>
              <w:rPr>
                <w:sz w:val="28"/>
                <w:szCs w:val="28"/>
                <w:lang w:val="en-US"/>
              </w:rPr>
            </w:pPr>
            <w:r w:rsidRPr="00675E80">
              <w:rPr>
                <w:sz w:val="28"/>
                <w:szCs w:val="28"/>
                <w:lang w:val="en-US"/>
              </w:rPr>
              <w:t xml:space="preserve">Gb Ethernet (11), </w:t>
            </w:r>
          </w:p>
          <w:p w14:paraId="199F3BCC" w14:textId="77777777" w:rsidR="001A3C80" w:rsidRPr="00675E80" w:rsidRDefault="001A3C80" w:rsidP="00D64D1D">
            <w:pPr>
              <w:pStyle w:val="13"/>
              <w:spacing w:line="360" w:lineRule="auto"/>
              <w:ind w:left="-108"/>
              <w:jc w:val="center"/>
              <w:rPr>
                <w:sz w:val="28"/>
                <w:szCs w:val="28"/>
                <w:lang w:val="en-US"/>
              </w:rPr>
            </w:pPr>
            <w:r w:rsidRPr="00675E80">
              <w:rPr>
                <w:sz w:val="28"/>
                <w:szCs w:val="28"/>
                <w:lang w:val="en-US"/>
              </w:rPr>
              <w:lastRenderedPageBreak/>
              <w:t>Fast Ethernet (4),</w:t>
            </w:r>
          </w:p>
          <w:p w14:paraId="0CC5B2CA" w14:textId="77777777" w:rsidR="001A3C80" w:rsidRPr="00675E80" w:rsidRDefault="001A3C80" w:rsidP="00D64D1D">
            <w:pPr>
              <w:pStyle w:val="13"/>
              <w:spacing w:line="360" w:lineRule="auto"/>
              <w:ind w:left="-108"/>
              <w:jc w:val="center"/>
              <w:rPr>
                <w:sz w:val="28"/>
                <w:szCs w:val="28"/>
                <w:lang w:val="en-US"/>
              </w:rPr>
            </w:pPr>
            <w:r w:rsidRPr="00675E80">
              <w:rPr>
                <w:sz w:val="28"/>
                <w:szCs w:val="28"/>
                <w:lang w:val="en-US"/>
              </w:rPr>
              <w:t>RS-232 (9); USB (7), Audio (3), Display Port (2), SATA (2),</w:t>
            </w:r>
          </w:p>
          <w:p w14:paraId="1768B345" w14:textId="77777777" w:rsidR="001A3C80" w:rsidRPr="00675E80" w:rsidRDefault="001A3C80" w:rsidP="00D64D1D">
            <w:pPr>
              <w:pStyle w:val="13"/>
              <w:spacing w:line="360" w:lineRule="auto"/>
              <w:ind w:left="-108"/>
              <w:jc w:val="center"/>
              <w:rPr>
                <w:sz w:val="28"/>
                <w:szCs w:val="28"/>
                <w:lang w:val="en-US"/>
              </w:rPr>
            </w:pPr>
            <w:r w:rsidRPr="00675E80">
              <w:rPr>
                <w:sz w:val="28"/>
                <w:szCs w:val="28"/>
                <w:lang w:val="en-US"/>
              </w:rPr>
              <w:t>«</w:t>
            </w:r>
            <w:r w:rsidRPr="00675E80">
              <w:rPr>
                <w:sz w:val="28"/>
                <w:szCs w:val="28"/>
              </w:rPr>
              <w:t>Манчестер</w:t>
            </w:r>
            <w:r w:rsidRPr="00675E80">
              <w:rPr>
                <w:sz w:val="28"/>
                <w:szCs w:val="28"/>
                <w:lang w:val="en-US"/>
              </w:rPr>
              <w:t xml:space="preserve">» (4), Link (12), </w:t>
            </w:r>
            <w:r w:rsidRPr="00675E80">
              <w:rPr>
                <w:sz w:val="28"/>
                <w:szCs w:val="28"/>
              </w:rPr>
              <w:t>ВОЛС</w:t>
            </w:r>
            <w:r w:rsidRPr="00675E80">
              <w:rPr>
                <w:sz w:val="28"/>
                <w:szCs w:val="28"/>
                <w:lang w:val="en-US"/>
              </w:rPr>
              <w:t xml:space="preserve"> (12)</w:t>
            </w:r>
          </w:p>
        </w:tc>
      </w:tr>
    </w:tbl>
    <w:p w14:paraId="1B996DAA" w14:textId="77777777" w:rsidR="001A3C80" w:rsidRDefault="001A3C80" w:rsidP="001A3C80"/>
    <w:p w14:paraId="6810E64D" w14:textId="77777777" w:rsidR="001A3C80" w:rsidRPr="007F5E66" w:rsidRDefault="001A3C80" w:rsidP="001A3C80">
      <w:pPr>
        <w:pStyle w:val="228"/>
      </w:pPr>
      <w:r w:rsidRPr="007F5E66">
        <w:t>ПО вычислительного комплекса состоит из функционального программного обеспечения</w:t>
      </w:r>
      <w:r>
        <w:t xml:space="preserve"> (</w:t>
      </w:r>
      <w:r w:rsidRPr="007F5E66">
        <w:t>ФПО</w:t>
      </w:r>
      <w:r>
        <w:t>)</w:t>
      </w:r>
      <w:r w:rsidRPr="007F5E66">
        <w:t>, системного программного обеспечения</w:t>
      </w:r>
      <w:r>
        <w:t xml:space="preserve"> (</w:t>
      </w:r>
      <w:r w:rsidRPr="007F5E66">
        <w:t>СПО</w:t>
      </w:r>
      <w:r>
        <w:t>)</w:t>
      </w:r>
      <w:r w:rsidRPr="007F5E66">
        <w:t xml:space="preserve"> и общего программного обеспечения</w:t>
      </w:r>
      <w:r>
        <w:t xml:space="preserve"> (ОПО)</w:t>
      </w:r>
      <w:r w:rsidRPr="007F5E66">
        <w:t xml:space="preserve">. </w:t>
      </w:r>
    </w:p>
    <w:p w14:paraId="6B60061D" w14:textId="77777777" w:rsidR="001A3C80" w:rsidRPr="007F5E66" w:rsidRDefault="001A3C80" w:rsidP="001A3C80">
      <w:pPr>
        <w:pStyle w:val="228"/>
      </w:pPr>
      <w:r w:rsidRPr="007F5E66">
        <w:t>ФПО и СПО разрабатываются в процессе создания изделия и являются его неотъемлемой частью. ОПО обеспечивает разработку и функционирование СПО и ФПО, является заимствуемым и входит в состав поставляемого вычислительного комплекса.</w:t>
      </w:r>
    </w:p>
    <w:p w14:paraId="5DD7872F" w14:textId="77777777" w:rsidR="001A3C80" w:rsidRPr="007F5E66" w:rsidRDefault="001A3C80" w:rsidP="001A3C80">
      <w:pPr>
        <w:pStyle w:val="afa"/>
        <w:spacing w:line="360" w:lineRule="auto"/>
        <w:ind w:firstLine="709"/>
        <w:jc w:val="both"/>
        <w:rPr>
          <w:rFonts w:ascii="Times New Roman" w:hAnsi="Times New Roman" w:cs="Times New Roman"/>
          <w:sz w:val="28"/>
          <w:szCs w:val="28"/>
        </w:rPr>
      </w:pPr>
      <w:r w:rsidRPr="007F5E66">
        <w:rPr>
          <w:rFonts w:ascii="Times New Roman" w:hAnsi="Times New Roman" w:cs="Times New Roman"/>
          <w:sz w:val="28"/>
          <w:szCs w:val="28"/>
        </w:rPr>
        <w:t>Достоинствами средств «ВК-27</w:t>
      </w:r>
      <w:r w:rsidR="00592BE5">
        <w:rPr>
          <w:rFonts w:ascii="Times New Roman" w:hAnsi="Times New Roman" w:cs="Times New Roman"/>
          <w:sz w:val="28"/>
          <w:szCs w:val="28"/>
        </w:rPr>
        <w:t>.07</w:t>
      </w:r>
      <w:r w:rsidRPr="007F5E66">
        <w:rPr>
          <w:rFonts w:ascii="Times New Roman" w:hAnsi="Times New Roman" w:cs="Times New Roman"/>
          <w:sz w:val="28"/>
          <w:szCs w:val="28"/>
        </w:rPr>
        <w:t>» является:</w:t>
      </w:r>
    </w:p>
    <w:p w14:paraId="306A11A2" w14:textId="77777777" w:rsidR="001A3C80" w:rsidRPr="007F5E66" w:rsidRDefault="001A3C80" w:rsidP="00050B1A">
      <w:pPr>
        <w:pStyle w:val="afa"/>
        <w:numPr>
          <w:ilvl w:val="0"/>
          <w:numId w:val="8"/>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 xml:space="preserve">Наличие в комплекте поставки предустановленного ОПО. </w:t>
      </w:r>
    </w:p>
    <w:p w14:paraId="70333B7B" w14:textId="77777777" w:rsidR="001A3C80" w:rsidRPr="007F5E66" w:rsidRDefault="001B4C1B" w:rsidP="00050B1A">
      <w:pPr>
        <w:pStyle w:val="afa"/>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и поставка аппаратуры и ОПО</w:t>
      </w:r>
      <w:r w:rsidR="001A3C80" w:rsidRPr="007F5E66">
        <w:rPr>
          <w:rFonts w:ascii="Times New Roman" w:hAnsi="Times New Roman" w:cs="Times New Roman"/>
          <w:sz w:val="28"/>
          <w:szCs w:val="28"/>
        </w:rPr>
        <w:t xml:space="preserve"> одной организацией, что положительно сказывается на устойчивости работы приборов.</w:t>
      </w:r>
    </w:p>
    <w:p w14:paraId="787DD065" w14:textId="77777777" w:rsidR="001A3C80" w:rsidRPr="007F5E66" w:rsidRDefault="001A3C80" w:rsidP="001A3C80">
      <w:pPr>
        <w:spacing w:line="360" w:lineRule="auto"/>
        <w:jc w:val="both"/>
        <w:rPr>
          <w:sz w:val="28"/>
          <w:szCs w:val="28"/>
        </w:rPr>
      </w:pPr>
      <w:r w:rsidRPr="007F5E66">
        <w:rPr>
          <w:sz w:val="28"/>
          <w:szCs w:val="28"/>
        </w:rPr>
        <w:tab/>
        <w:t xml:space="preserve">В состав Общего программного обеспечения ВК входят: </w:t>
      </w:r>
    </w:p>
    <w:p w14:paraId="0DB0B67E" w14:textId="77777777" w:rsidR="001A3C80" w:rsidRPr="007F5E66" w:rsidRDefault="001A3C80" w:rsidP="001A3C80">
      <w:pPr>
        <w:spacing w:line="360" w:lineRule="auto"/>
        <w:ind w:firstLine="709"/>
        <w:rPr>
          <w:sz w:val="28"/>
          <w:szCs w:val="28"/>
        </w:rPr>
      </w:pPr>
      <w:r w:rsidRPr="007F5E66">
        <w:rPr>
          <w:sz w:val="28"/>
          <w:szCs w:val="28"/>
        </w:rPr>
        <w:t>1) Операционная система</w:t>
      </w:r>
      <w:r>
        <w:rPr>
          <w:sz w:val="28"/>
          <w:szCs w:val="28"/>
        </w:rPr>
        <w:t xml:space="preserve"> (ОС)</w:t>
      </w:r>
      <w:r w:rsidRPr="007F5E66">
        <w:rPr>
          <w:sz w:val="28"/>
          <w:szCs w:val="28"/>
        </w:rPr>
        <w:t xml:space="preserve"> «Эльбрус</w:t>
      </w:r>
      <w:r w:rsidRPr="007F5E66">
        <w:rPr>
          <w:color w:val="000000"/>
          <w:sz w:val="28"/>
          <w:szCs w:val="28"/>
        </w:rPr>
        <w:t xml:space="preserve">-Д»: </w:t>
      </w:r>
    </w:p>
    <w:p w14:paraId="4F55C6BB" w14:textId="77777777" w:rsidR="001A3C80" w:rsidRPr="007F5E66" w:rsidRDefault="001A3C80" w:rsidP="00050B1A">
      <w:pPr>
        <w:pStyle w:val="91"/>
        <w:numPr>
          <w:ilvl w:val="0"/>
          <w:numId w:val="6"/>
        </w:numPr>
        <w:tabs>
          <w:tab w:val="clear" w:pos="2138"/>
          <w:tab w:val="num" w:pos="1276"/>
        </w:tabs>
        <w:spacing w:before="0" w:after="0" w:line="360" w:lineRule="auto"/>
        <w:ind w:left="0" w:firstLine="1134"/>
        <w:rPr>
          <w:rFonts w:ascii="Times New Roman" w:hAnsi="Times New Roman"/>
          <w:sz w:val="28"/>
          <w:szCs w:val="28"/>
          <w:lang w:val="ru-RU"/>
        </w:rPr>
      </w:pPr>
      <w:r w:rsidRPr="007F5E66">
        <w:rPr>
          <w:rFonts w:ascii="Times New Roman" w:hAnsi="Times New Roman"/>
          <w:sz w:val="28"/>
          <w:szCs w:val="28"/>
          <w:lang w:val="ru-RU"/>
        </w:rPr>
        <w:t>Ядро операционной системы «Эльбрус-Д»</w:t>
      </w:r>
    </w:p>
    <w:p w14:paraId="28B5CE4D" w14:textId="77777777" w:rsidR="001A3C80" w:rsidRPr="007F5E66" w:rsidRDefault="001A3C80" w:rsidP="00050B1A">
      <w:pPr>
        <w:pStyle w:val="91"/>
        <w:numPr>
          <w:ilvl w:val="0"/>
          <w:numId w:val="6"/>
        </w:numPr>
        <w:tabs>
          <w:tab w:val="clear" w:pos="2138"/>
          <w:tab w:val="num" w:pos="1276"/>
        </w:tabs>
        <w:spacing w:before="0" w:after="0" w:line="360" w:lineRule="auto"/>
        <w:ind w:left="0" w:firstLine="1134"/>
        <w:rPr>
          <w:rFonts w:ascii="Times New Roman" w:hAnsi="Times New Roman"/>
          <w:sz w:val="28"/>
          <w:szCs w:val="28"/>
          <w:lang w:val="ru-RU"/>
        </w:rPr>
      </w:pPr>
      <w:r w:rsidRPr="007F5E66">
        <w:rPr>
          <w:rFonts w:ascii="Times New Roman" w:hAnsi="Times New Roman"/>
          <w:sz w:val="28"/>
          <w:szCs w:val="28"/>
          <w:lang w:val="ru-RU"/>
        </w:rPr>
        <w:t>Специальные модули и утилиты ОС «Эльбрус-Д»</w:t>
      </w:r>
    </w:p>
    <w:p w14:paraId="61B815B2" w14:textId="77777777" w:rsidR="001A3C80" w:rsidRPr="007F5E66" w:rsidRDefault="001A3C80" w:rsidP="00050B1A">
      <w:pPr>
        <w:pStyle w:val="91"/>
        <w:numPr>
          <w:ilvl w:val="0"/>
          <w:numId w:val="6"/>
        </w:numPr>
        <w:tabs>
          <w:tab w:val="clear" w:pos="2138"/>
          <w:tab w:val="num" w:pos="1276"/>
        </w:tabs>
        <w:spacing w:before="0" w:after="0" w:line="360" w:lineRule="auto"/>
        <w:ind w:left="0" w:firstLine="1134"/>
        <w:rPr>
          <w:rFonts w:ascii="Times New Roman" w:hAnsi="Times New Roman"/>
          <w:sz w:val="28"/>
          <w:szCs w:val="28"/>
          <w:lang w:val="ru-RU"/>
        </w:rPr>
      </w:pPr>
      <w:r w:rsidRPr="007F5E66">
        <w:rPr>
          <w:rFonts w:ascii="Times New Roman" w:hAnsi="Times New Roman"/>
          <w:sz w:val="28"/>
          <w:szCs w:val="28"/>
          <w:lang w:val="ru-RU"/>
        </w:rPr>
        <w:t>Средства поддержки пользовательского интерфейса</w:t>
      </w:r>
    </w:p>
    <w:p w14:paraId="6E253091" w14:textId="77777777" w:rsidR="001A3C80" w:rsidRPr="007F5E66" w:rsidRDefault="001A3C80" w:rsidP="00050B1A">
      <w:pPr>
        <w:pStyle w:val="afa"/>
        <w:numPr>
          <w:ilvl w:val="0"/>
          <w:numId w:val="6"/>
        </w:numPr>
        <w:tabs>
          <w:tab w:val="clear" w:pos="2138"/>
          <w:tab w:val="num" w:pos="1276"/>
        </w:tabs>
        <w:spacing w:line="360" w:lineRule="auto"/>
        <w:ind w:left="0" w:firstLine="1134"/>
        <w:jc w:val="both"/>
        <w:rPr>
          <w:rFonts w:ascii="Times New Roman" w:hAnsi="Times New Roman" w:cs="Times New Roman"/>
          <w:sz w:val="28"/>
          <w:szCs w:val="28"/>
        </w:rPr>
      </w:pPr>
      <w:r w:rsidRPr="007F5E66">
        <w:rPr>
          <w:rFonts w:ascii="Times New Roman" w:hAnsi="Times New Roman" w:cs="Times New Roman"/>
          <w:sz w:val="28"/>
          <w:szCs w:val="28"/>
        </w:rPr>
        <w:t>Базовые средства</w:t>
      </w:r>
    </w:p>
    <w:p w14:paraId="23C521E4" w14:textId="77777777" w:rsidR="001A3C80" w:rsidRPr="007F5E66" w:rsidRDefault="001A3C80" w:rsidP="00050B1A">
      <w:pPr>
        <w:pStyle w:val="afa"/>
        <w:numPr>
          <w:ilvl w:val="0"/>
          <w:numId w:val="6"/>
        </w:numPr>
        <w:tabs>
          <w:tab w:val="clear" w:pos="2138"/>
          <w:tab w:val="num" w:pos="1276"/>
        </w:tabs>
        <w:spacing w:line="360" w:lineRule="auto"/>
        <w:ind w:left="0" w:firstLine="1134"/>
        <w:jc w:val="both"/>
        <w:rPr>
          <w:rFonts w:ascii="Times New Roman" w:hAnsi="Times New Roman" w:cs="Times New Roman"/>
          <w:sz w:val="28"/>
          <w:szCs w:val="28"/>
        </w:rPr>
      </w:pPr>
      <w:r w:rsidRPr="007F5E66">
        <w:rPr>
          <w:rFonts w:ascii="Times New Roman" w:hAnsi="Times New Roman" w:cs="Times New Roman"/>
          <w:sz w:val="28"/>
          <w:szCs w:val="28"/>
        </w:rPr>
        <w:t>Компоненты графической подсистемы</w:t>
      </w:r>
    </w:p>
    <w:p w14:paraId="5CB1DB01" w14:textId="77777777" w:rsidR="001A3C80" w:rsidRPr="007F5E66" w:rsidRDefault="001A3C80" w:rsidP="00050B1A">
      <w:pPr>
        <w:pStyle w:val="afa"/>
        <w:numPr>
          <w:ilvl w:val="0"/>
          <w:numId w:val="6"/>
        </w:numPr>
        <w:tabs>
          <w:tab w:val="clear" w:pos="2138"/>
          <w:tab w:val="num" w:pos="1276"/>
        </w:tabs>
        <w:spacing w:line="360" w:lineRule="auto"/>
        <w:ind w:left="0" w:firstLine="1134"/>
        <w:jc w:val="both"/>
        <w:rPr>
          <w:rFonts w:ascii="Times New Roman" w:hAnsi="Times New Roman" w:cs="Times New Roman"/>
          <w:sz w:val="28"/>
          <w:szCs w:val="28"/>
        </w:rPr>
      </w:pPr>
      <w:r w:rsidRPr="007F5E66">
        <w:rPr>
          <w:rFonts w:ascii="Times New Roman" w:hAnsi="Times New Roman" w:cs="Times New Roman"/>
          <w:sz w:val="28"/>
          <w:szCs w:val="28"/>
        </w:rPr>
        <w:t>Средства работы с сетью</w:t>
      </w:r>
    </w:p>
    <w:p w14:paraId="2E2B9187" w14:textId="77777777" w:rsidR="001A3C80" w:rsidRPr="007F5E66" w:rsidRDefault="001A3C80" w:rsidP="00050B1A">
      <w:pPr>
        <w:pStyle w:val="afa"/>
        <w:numPr>
          <w:ilvl w:val="0"/>
          <w:numId w:val="6"/>
        </w:numPr>
        <w:tabs>
          <w:tab w:val="clear" w:pos="2138"/>
          <w:tab w:val="num" w:pos="1276"/>
        </w:tabs>
        <w:spacing w:line="360" w:lineRule="auto"/>
        <w:ind w:left="0" w:firstLine="1134"/>
        <w:jc w:val="both"/>
        <w:rPr>
          <w:rFonts w:ascii="Times New Roman" w:hAnsi="Times New Roman" w:cs="Times New Roman"/>
          <w:sz w:val="28"/>
          <w:szCs w:val="28"/>
        </w:rPr>
      </w:pPr>
      <w:r w:rsidRPr="007F5E66">
        <w:rPr>
          <w:rFonts w:ascii="Times New Roman" w:hAnsi="Times New Roman" w:cs="Times New Roman"/>
          <w:sz w:val="28"/>
          <w:szCs w:val="28"/>
        </w:rPr>
        <w:t>Средства отладки</w:t>
      </w:r>
    </w:p>
    <w:p w14:paraId="587AAB8D" w14:textId="77777777" w:rsidR="001A3C80" w:rsidRPr="007F5E66" w:rsidRDefault="001A3C80" w:rsidP="00050B1A">
      <w:pPr>
        <w:pStyle w:val="afa"/>
        <w:numPr>
          <w:ilvl w:val="0"/>
          <w:numId w:val="6"/>
        </w:numPr>
        <w:tabs>
          <w:tab w:val="clear" w:pos="2138"/>
          <w:tab w:val="num" w:pos="1276"/>
        </w:tabs>
        <w:spacing w:line="360" w:lineRule="auto"/>
        <w:ind w:left="0" w:firstLine="1134"/>
        <w:jc w:val="both"/>
        <w:rPr>
          <w:rFonts w:ascii="Times New Roman" w:hAnsi="Times New Roman" w:cs="Times New Roman"/>
          <w:sz w:val="28"/>
          <w:szCs w:val="28"/>
        </w:rPr>
      </w:pPr>
      <w:r w:rsidRPr="007F5E66">
        <w:rPr>
          <w:rFonts w:ascii="Times New Roman" w:hAnsi="Times New Roman" w:cs="Times New Roman"/>
          <w:sz w:val="28"/>
          <w:szCs w:val="28"/>
        </w:rPr>
        <w:lastRenderedPageBreak/>
        <w:t>Средства работы с периферийными устройствами</w:t>
      </w:r>
    </w:p>
    <w:p w14:paraId="7514334F" w14:textId="77777777" w:rsidR="001A3C80" w:rsidRPr="007F5E66" w:rsidRDefault="001A3C80" w:rsidP="001A3C80">
      <w:pPr>
        <w:spacing w:line="360" w:lineRule="auto"/>
        <w:ind w:firstLine="709"/>
        <w:rPr>
          <w:sz w:val="28"/>
          <w:szCs w:val="28"/>
        </w:rPr>
      </w:pPr>
      <w:r w:rsidRPr="007F5E66">
        <w:rPr>
          <w:sz w:val="28"/>
          <w:szCs w:val="28"/>
        </w:rPr>
        <w:t xml:space="preserve">2) Система программирования: </w:t>
      </w:r>
    </w:p>
    <w:p w14:paraId="23015DE7" w14:textId="77777777" w:rsidR="001A3C80" w:rsidRPr="007F5E66" w:rsidRDefault="001A3C80" w:rsidP="00050B1A">
      <w:pPr>
        <w:numPr>
          <w:ilvl w:val="0"/>
          <w:numId w:val="7"/>
        </w:numPr>
        <w:tabs>
          <w:tab w:val="clear" w:pos="720"/>
          <w:tab w:val="num" w:pos="1418"/>
        </w:tabs>
        <w:autoSpaceDE w:val="0"/>
        <w:autoSpaceDN w:val="0"/>
        <w:adjustRightInd w:val="0"/>
        <w:spacing w:line="360" w:lineRule="auto"/>
        <w:ind w:left="0" w:firstLine="1134"/>
        <w:rPr>
          <w:sz w:val="28"/>
          <w:szCs w:val="28"/>
        </w:rPr>
      </w:pPr>
      <w:r w:rsidRPr="007F5E66">
        <w:rPr>
          <w:sz w:val="28"/>
          <w:szCs w:val="28"/>
        </w:rPr>
        <w:t>Оптимизирующий компилятор языков С/С++</w:t>
      </w:r>
    </w:p>
    <w:p w14:paraId="067C38AB" w14:textId="77777777" w:rsidR="001A3C80" w:rsidRPr="007F5E66" w:rsidRDefault="001A3C80" w:rsidP="001A3C80">
      <w:pPr>
        <w:spacing w:line="360" w:lineRule="auto"/>
        <w:ind w:firstLine="709"/>
        <w:rPr>
          <w:sz w:val="28"/>
          <w:szCs w:val="28"/>
        </w:rPr>
      </w:pPr>
      <w:r w:rsidRPr="007F5E66">
        <w:rPr>
          <w:sz w:val="28"/>
          <w:szCs w:val="28"/>
        </w:rPr>
        <w:t>3) Система тестовых и диагностических программ.</w:t>
      </w:r>
    </w:p>
    <w:p w14:paraId="6696B21D" w14:textId="77777777" w:rsidR="001A3C80" w:rsidRPr="007F5E66" w:rsidRDefault="001A3C80" w:rsidP="001A3C80">
      <w:pPr>
        <w:spacing w:line="360" w:lineRule="auto"/>
        <w:ind w:firstLine="709"/>
        <w:rPr>
          <w:sz w:val="28"/>
          <w:szCs w:val="28"/>
        </w:rPr>
      </w:pPr>
      <w:r w:rsidRPr="007F5E66">
        <w:rPr>
          <w:sz w:val="28"/>
          <w:szCs w:val="28"/>
        </w:rPr>
        <w:t>4) Система тестирования ОС.</w:t>
      </w:r>
    </w:p>
    <w:p w14:paraId="3E3BF301" w14:textId="77777777" w:rsidR="001A3C80" w:rsidRPr="007F5E66" w:rsidRDefault="001A3C80" w:rsidP="001A3C80">
      <w:pPr>
        <w:spacing w:line="360" w:lineRule="auto"/>
        <w:ind w:firstLine="709"/>
        <w:rPr>
          <w:sz w:val="28"/>
          <w:szCs w:val="28"/>
        </w:rPr>
      </w:pPr>
      <w:r w:rsidRPr="007F5E66">
        <w:rPr>
          <w:sz w:val="28"/>
          <w:szCs w:val="28"/>
        </w:rPr>
        <w:t>5) Комплекс сервисных и пользовательских программ.</w:t>
      </w:r>
    </w:p>
    <w:p w14:paraId="1CE6397E" w14:textId="77777777" w:rsidR="001A3C80" w:rsidRPr="007F5E66" w:rsidRDefault="001A3C80" w:rsidP="001A3C80">
      <w:pPr>
        <w:spacing w:line="360" w:lineRule="auto"/>
        <w:ind w:firstLine="709"/>
        <w:rPr>
          <w:sz w:val="28"/>
          <w:szCs w:val="28"/>
        </w:rPr>
      </w:pPr>
      <w:r w:rsidRPr="007F5E66">
        <w:rPr>
          <w:sz w:val="28"/>
          <w:szCs w:val="28"/>
        </w:rPr>
        <w:t>6) Высокопроизводительные библиотеки.</w:t>
      </w:r>
    </w:p>
    <w:p w14:paraId="47385F3B" w14:textId="77777777" w:rsidR="001A3C80" w:rsidRPr="007F5E66" w:rsidRDefault="001A3C80" w:rsidP="001A3C80">
      <w:pPr>
        <w:spacing w:line="360" w:lineRule="auto"/>
        <w:ind w:firstLine="709"/>
        <w:rPr>
          <w:sz w:val="28"/>
          <w:szCs w:val="28"/>
        </w:rPr>
      </w:pPr>
      <w:r w:rsidRPr="007F5E66">
        <w:rPr>
          <w:sz w:val="28"/>
          <w:szCs w:val="28"/>
        </w:rPr>
        <w:t>7) Программа начального старта.</w:t>
      </w:r>
    </w:p>
    <w:p w14:paraId="58AA26B6" w14:textId="77777777" w:rsidR="001A3C80" w:rsidRPr="007F5E66" w:rsidRDefault="001A3C80" w:rsidP="001A3C80">
      <w:pPr>
        <w:pStyle w:val="140"/>
      </w:pPr>
      <w:r w:rsidRPr="007F5E66">
        <w:t xml:space="preserve">Операционная система для вычислительной техники на основе отечественных микропроцессоров архитектуры «Эльбрус-Д» является комплексом прикладных программных пакетов, работающих на базе ядра ОС </w:t>
      </w:r>
      <w:proofErr w:type="spellStart"/>
      <w:r w:rsidRPr="007F5E66">
        <w:t>Linux</w:t>
      </w:r>
      <w:proofErr w:type="spellEnd"/>
      <w:r w:rsidRPr="007F5E66">
        <w:t xml:space="preserve"> kernel-4.9, доработанного для функционирования на архитекторах «Эльбрус», SPARC V9 и с разработанными новыми основными средствами защиты информации от несанкционированного доступа «Эльбрус». Также, ОС обеспечивает многозадачный режим работы, осуществляющий сетевое взаимодействие с использованием стандартных сетевых протоколов, может работать со стандартными типами файловых систем и предоставляет возможности </w:t>
      </w:r>
      <w:r w:rsidRPr="007F5E66">
        <w:rPr>
          <w:rFonts w:eastAsia="MS Mincho"/>
        </w:rPr>
        <w:t>управления драйверами специальных устройств</w:t>
      </w:r>
      <w:r w:rsidR="005B53B5">
        <w:t>.</w:t>
      </w:r>
    </w:p>
    <w:p w14:paraId="129BEA83" w14:textId="77777777" w:rsidR="001A3C80" w:rsidRPr="007F5E66" w:rsidRDefault="001A3C80" w:rsidP="001A3C80">
      <w:pPr>
        <w:pStyle w:val="140"/>
      </w:pPr>
      <w:r w:rsidRPr="007F5E66">
        <w:t>В состав ОС «Эльбрус-Д» входят:</w:t>
      </w:r>
    </w:p>
    <w:p w14:paraId="028067A1" w14:textId="77777777" w:rsidR="001A3C80" w:rsidRPr="007F5E66" w:rsidRDefault="001A3C80" w:rsidP="00050B1A">
      <w:pPr>
        <w:pStyle w:val="140"/>
        <w:numPr>
          <w:ilvl w:val="0"/>
          <w:numId w:val="9"/>
        </w:numPr>
      </w:pPr>
      <w:r w:rsidRPr="007F5E66">
        <w:t xml:space="preserve">Доработанное ядро ОС </w:t>
      </w:r>
      <w:proofErr w:type="spellStart"/>
      <w:r w:rsidRPr="007F5E66">
        <w:t>Linux</w:t>
      </w:r>
      <w:proofErr w:type="spellEnd"/>
      <w:r w:rsidRPr="007F5E66">
        <w:t xml:space="preserve"> kernel-4.9;</w:t>
      </w:r>
    </w:p>
    <w:p w14:paraId="13143C45" w14:textId="77777777" w:rsidR="001A3C80" w:rsidRPr="007F5E66" w:rsidRDefault="001A3C80" w:rsidP="00050B1A">
      <w:pPr>
        <w:pStyle w:val="140"/>
        <w:numPr>
          <w:ilvl w:val="0"/>
          <w:numId w:val="9"/>
        </w:numPr>
      </w:pPr>
      <w:r w:rsidRPr="007F5E66">
        <w:t>Специально разработанные программы;</w:t>
      </w:r>
    </w:p>
    <w:p w14:paraId="0A58E010" w14:textId="77777777" w:rsidR="001A3C80" w:rsidRPr="007F5E66" w:rsidRDefault="00994672" w:rsidP="00050B1A">
      <w:pPr>
        <w:pStyle w:val="140"/>
        <w:numPr>
          <w:ilvl w:val="0"/>
          <w:numId w:val="9"/>
        </w:numPr>
      </w:pPr>
      <w:r>
        <w:t>П</w:t>
      </w:r>
      <w:r w:rsidR="001A3C80" w:rsidRPr="007F5E66">
        <w:t xml:space="preserve">рограммы из состава дистрибутива ОС </w:t>
      </w:r>
      <w:proofErr w:type="spellStart"/>
      <w:r w:rsidR="001A3C80" w:rsidRPr="007F5E66">
        <w:t>Debian</w:t>
      </w:r>
      <w:proofErr w:type="spellEnd"/>
      <w:r w:rsidR="001A3C80" w:rsidRPr="007F5E66">
        <w:t xml:space="preserve"> 8. </w:t>
      </w:r>
    </w:p>
    <w:p w14:paraId="0E988AC0" w14:textId="77777777" w:rsidR="001A3C80" w:rsidRPr="007F5E66" w:rsidRDefault="001A3C80" w:rsidP="001A3C80">
      <w:pPr>
        <w:pStyle w:val="140"/>
      </w:pPr>
      <w:r w:rsidRPr="007F5E66">
        <w:t>ОС предназначена для управления вычислительными процессами в многопроцессорных и многоядерных средствах вычислительной техники на основе микропроцессоров с архитектурами «Эльбрус» и SPARC V9;</w:t>
      </w:r>
    </w:p>
    <w:p w14:paraId="0D0F9F6D" w14:textId="77777777" w:rsidR="001A3C80" w:rsidRPr="007F5E66" w:rsidRDefault="001A3C80" w:rsidP="001A3C80">
      <w:pPr>
        <w:pStyle w:val="140"/>
      </w:pPr>
      <w:r w:rsidRPr="007F5E66">
        <w:t>ОС «Эльбрус-Д» применяют в следующих областях:</w:t>
      </w:r>
    </w:p>
    <w:p w14:paraId="2B63CA80" w14:textId="77777777" w:rsidR="001A3C80" w:rsidRPr="007F5E66" w:rsidRDefault="001A3C80" w:rsidP="00050B1A">
      <w:pPr>
        <w:pStyle w:val="140"/>
        <w:numPr>
          <w:ilvl w:val="0"/>
          <w:numId w:val="10"/>
        </w:numPr>
      </w:pPr>
      <w:r w:rsidRPr="007F5E66">
        <w:t>управляющие вычислительные комплексы (ВК) и робототехнические комплексы;</w:t>
      </w:r>
    </w:p>
    <w:p w14:paraId="2E5C694B" w14:textId="77777777" w:rsidR="001A3C80" w:rsidRPr="007F5E66" w:rsidRDefault="001A3C80" w:rsidP="00050B1A">
      <w:pPr>
        <w:pStyle w:val="140"/>
        <w:numPr>
          <w:ilvl w:val="0"/>
          <w:numId w:val="10"/>
        </w:numPr>
      </w:pPr>
      <w:r w:rsidRPr="007F5E66">
        <w:t>вычислительные комплексы для оснащения АСУ и информационные системы обработки и хранения информации;</w:t>
      </w:r>
    </w:p>
    <w:p w14:paraId="2A401F17" w14:textId="77777777" w:rsidR="001A3C80" w:rsidRPr="007F5E66" w:rsidRDefault="001A3C80" w:rsidP="00050B1A">
      <w:pPr>
        <w:pStyle w:val="140"/>
        <w:numPr>
          <w:ilvl w:val="0"/>
          <w:numId w:val="10"/>
        </w:numPr>
      </w:pPr>
      <w:r w:rsidRPr="007F5E66">
        <w:lastRenderedPageBreak/>
        <w:t>автоматизированные рабочие места;</w:t>
      </w:r>
    </w:p>
    <w:p w14:paraId="78F57BB6" w14:textId="77777777" w:rsidR="001A3C80" w:rsidRPr="007F5E66" w:rsidRDefault="001A3C80" w:rsidP="00050B1A">
      <w:pPr>
        <w:pStyle w:val="140"/>
        <w:numPr>
          <w:ilvl w:val="0"/>
          <w:numId w:val="10"/>
        </w:numPr>
      </w:pPr>
      <w:r w:rsidRPr="007F5E66">
        <w:t>сервера и рабочие станции;</w:t>
      </w:r>
    </w:p>
    <w:p w14:paraId="7C97E475" w14:textId="77777777" w:rsidR="001A3C80" w:rsidRPr="007F5E66" w:rsidRDefault="001A3C80" w:rsidP="00050B1A">
      <w:pPr>
        <w:pStyle w:val="140"/>
        <w:numPr>
          <w:ilvl w:val="0"/>
          <w:numId w:val="10"/>
        </w:numPr>
      </w:pPr>
      <w:r w:rsidRPr="007F5E66">
        <w:t>маршрутизаторы;</w:t>
      </w:r>
    </w:p>
    <w:p w14:paraId="6A2459B5" w14:textId="77777777" w:rsidR="001A3C80" w:rsidRPr="007F5E66" w:rsidRDefault="001A3C80" w:rsidP="001A3C80">
      <w:pPr>
        <w:pStyle w:val="afa"/>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ab/>
        <w:t xml:space="preserve"> Комплекс программ «Ядро ОС «Эльбрус-Д» и специальные модули» является частью дистрибутива ОПО ОС «Эльбрус-Д» и предназначен для работы в составе ОС «Эльбрус-Д».</w:t>
      </w:r>
    </w:p>
    <w:p w14:paraId="0F9262AD" w14:textId="77777777" w:rsidR="001A3C80" w:rsidRPr="007F5E66" w:rsidRDefault="001A3C80" w:rsidP="001A3C80">
      <w:pPr>
        <w:pStyle w:val="afa"/>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ab/>
        <w:t>Назначение ядра ОС — обеспечить прикладным программам ФПО и всем прикладным программам доступ к ресурсам ВК, таким как процессорное время, память, внешнее аппаратное обеспечение, внешнее устройство ввода и вывода информации.</w:t>
      </w:r>
    </w:p>
    <w:p w14:paraId="7DE04C3A" w14:textId="77777777" w:rsidR="001A3C80" w:rsidRPr="007F5E66" w:rsidRDefault="001A3C80" w:rsidP="001A3C80">
      <w:pPr>
        <w:pStyle w:val="afa"/>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ab/>
        <w:t xml:space="preserve">Ядро ОС представляет собой наиболее низкий уровень абстракции для доступа приложений к ресурсам системы, необходимым для их работы. Ядро предоставляет такой доступ исполняемым процессам соответствующих приложений за счёт использования механизмов </w:t>
      </w:r>
      <w:proofErr w:type="spellStart"/>
      <w:r w:rsidRPr="007F5E66">
        <w:rPr>
          <w:rFonts w:ascii="Times New Roman" w:hAnsi="Times New Roman" w:cs="Times New Roman"/>
          <w:sz w:val="28"/>
          <w:szCs w:val="28"/>
        </w:rPr>
        <w:t>межпроцессного</w:t>
      </w:r>
      <w:proofErr w:type="spellEnd"/>
      <w:r w:rsidRPr="007F5E66">
        <w:rPr>
          <w:rFonts w:ascii="Times New Roman" w:hAnsi="Times New Roman" w:cs="Times New Roman"/>
          <w:sz w:val="28"/>
          <w:szCs w:val="28"/>
        </w:rPr>
        <w:t xml:space="preserve"> взаимодействия и обращения приложений к системным вызовам ОС.</w:t>
      </w:r>
    </w:p>
    <w:p w14:paraId="20D954EB" w14:textId="77777777" w:rsidR="001A3C80" w:rsidRPr="007F5E66" w:rsidRDefault="001A3C80" w:rsidP="001A3C80">
      <w:pPr>
        <w:pStyle w:val="afa"/>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ab/>
        <w:t>Специальные модули и утилиты ядра ОС «Эльбрус-Д» предназначены для реализации комплекса средств защиты информации от несанкционированного доступа.</w:t>
      </w:r>
    </w:p>
    <w:p w14:paraId="4C9B7AFC" w14:textId="77777777" w:rsidR="001A3C80" w:rsidRPr="007F5E66" w:rsidRDefault="001A3C80" w:rsidP="001A3C80">
      <w:pPr>
        <w:pStyle w:val="afa"/>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Ядро ОС и специальные модули обеспечивает следующие свойства:</w:t>
      </w:r>
    </w:p>
    <w:p w14:paraId="03C9F78F"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 xml:space="preserve">Соответствие интерфейсу ядра ОС </w:t>
      </w:r>
      <w:proofErr w:type="spellStart"/>
      <w:r w:rsidRPr="007F5E66">
        <w:rPr>
          <w:rFonts w:ascii="Times New Roman" w:hAnsi="Times New Roman" w:cs="Times New Roman"/>
          <w:sz w:val="28"/>
          <w:szCs w:val="28"/>
        </w:rPr>
        <w:t>Linux</w:t>
      </w:r>
      <w:proofErr w:type="spellEnd"/>
      <w:r w:rsidRPr="007F5E66">
        <w:rPr>
          <w:rFonts w:ascii="Times New Roman" w:hAnsi="Times New Roman" w:cs="Times New Roman"/>
          <w:sz w:val="28"/>
          <w:szCs w:val="28"/>
        </w:rPr>
        <w:t xml:space="preserve"> 4.9;</w:t>
      </w:r>
    </w:p>
    <w:p w14:paraId="762ACC8A"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Функционирование на архитектурах «Эльбрус» и SPARC V9;</w:t>
      </w:r>
    </w:p>
    <w:p w14:paraId="62F5AEAF"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Возможность работы в многоядерных, многопроцессорных и многомашинных вычислительных системах;</w:t>
      </w:r>
    </w:p>
    <w:p w14:paraId="063B66CA"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Выполнение функций загрузчика программ СПО;</w:t>
      </w:r>
    </w:p>
    <w:p w14:paraId="2FE3067C"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Возможность контроля целостности программного обеспечения;</w:t>
      </w:r>
    </w:p>
    <w:p w14:paraId="337C983E"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Возможность управления параллельными потоками вычислений для организации параллельной деятельности на ядрах микропроцессора;</w:t>
      </w:r>
    </w:p>
    <w:p w14:paraId="4DE94A28"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Возможность приоритетного планирования вычислительных процессов из СПО;</w:t>
      </w:r>
    </w:p>
    <w:p w14:paraId="09CEACE3"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lastRenderedPageBreak/>
        <w:t>Привязка потоков вычислений к определенному процессору (ядру);</w:t>
      </w:r>
    </w:p>
    <w:p w14:paraId="58CB3776" w14:textId="77777777" w:rsidR="001A3C80" w:rsidRPr="007F5E66"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Возможность работы с драйверами устройств;</w:t>
      </w:r>
    </w:p>
    <w:p w14:paraId="071B9026" w14:textId="77777777" w:rsidR="001A3C80" w:rsidRPr="00950CFD" w:rsidRDefault="001A3C80" w:rsidP="00050B1A">
      <w:pPr>
        <w:pStyle w:val="afa"/>
        <w:numPr>
          <w:ilvl w:val="0"/>
          <w:numId w:val="11"/>
        </w:numPr>
        <w:spacing w:line="360" w:lineRule="auto"/>
        <w:jc w:val="both"/>
        <w:rPr>
          <w:rFonts w:ascii="Times New Roman" w:hAnsi="Times New Roman" w:cs="Times New Roman"/>
          <w:sz w:val="28"/>
          <w:szCs w:val="28"/>
        </w:rPr>
      </w:pPr>
      <w:r w:rsidRPr="007F5E66">
        <w:rPr>
          <w:rFonts w:ascii="Times New Roman" w:hAnsi="Times New Roman" w:cs="Times New Roman"/>
          <w:sz w:val="28"/>
          <w:szCs w:val="28"/>
        </w:rPr>
        <w:t>Возможность трассировки основных событий ядра (переключений процессов).</w:t>
      </w:r>
    </w:p>
    <w:p w14:paraId="4775B2F5" w14:textId="77777777" w:rsidR="001A3C80" w:rsidRPr="007D0F40" w:rsidRDefault="001A3C80" w:rsidP="001A3C80">
      <w:pPr>
        <w:pStyle w:val="20"/>
      </w:pPr>
      <w:bookmarkStart w:id="9" w:name="_Toc166017151"/>
      <w:r>
        <w:t>1</w:t>
      </w:r>
      <w:r w:rsidRPr="007D0F40">
        <w:t>.</w:t>
      </w:r>
      <w:r>
        <w:t>2.</w:t>
      </w:r>
      <w:r w:rsidRPr="007D0F40">
        <w:t xml:space="preserve"> </w:t>
      </w:r>
      <w:r>
        <w:t>Многопоточность</w:t>
      </w:r>
      <w:bookmarkEnd w:id="9"/>
    </w:p>
    <w:p w14:paraId="095F40D7" w14:textId="77777777" w:rsidR="001A3C80" w:rsidRDefault="001A3C80" w:rsidP="001A3C80">
      <w:pPr>
        <w:pStyle w:val="afa"/>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ВК 27.07 и ядро ОС «Эльбрус-Д» позволяют разрабатывать многопоточное ПО, а для корректной работы комплекса необходима передача данных на разных частотах, поэтому необходимо разбить процесс на потоки (нити). </w:t>
      </w:r>
    </w:p>
    <w:p w14:paraId="264737CC" w14:textId="77777777" w:rsidR="001A3C80" w:rsidRDefault="001A3C80" w:rsidP="001A3C80">
      <w:pPr>
        <w:pStyle w:val="afa"/>
        <w:spacing w:line="360" w:lineRule="auto"/>
        <w:jc w:val="both"/>
        <w:rPr>
          <w:rFonts w:ascii="Times New Roman" w:hAnsi="Times New Roman" w:cs="Times New Roman"/>
          <w:sz w:val="28"/>
          <w:szCs w:val="28"/>
        </w:rPr>
      </w:pPr>
      <w:r>
        <w:rPr>
          <w:rFonts w:ascii="Times New Roman" w:hAnsi="Times New Roman" w:cs="Times New Roman"/>
          <w:sz w:val="28"/>
          <w:szCs w:val="28"/>
        </w:rPr>
        <w:tab/>
        <w:t>Процесс – это набор ресурсов и данных, использующихся при выполнении программы.</w:t>
      </w:r>
    </w:p>
    <w:p w14:paraId="15344FB9" w14:textId="77777777" w:rsidR="001A3C80" w:rsidRPr="00973856" w:rsidRDefault="001A3C80" w:rsidP="001A3C80">
      <w:pPr>
        <w:pStyle w:val="afa"/>
        <w:spacing w:line="360" w:lineRule="auto"/>
        <w:jc w:val="both"/>
        <w:rPr>
          <w:rFonts w:ascii="Times New Roman" w:hAnsi="Times New Roman" w:cs="Times New Roman"/>
          <w:sz w:val="28"/>
          <w:szCs w:val="28"/>
        </w:rPr>
      </w:pPr>
      <w:r>
        <w:rPr>
          <w:rFonts w:ascii="Times New Roman" w:hAnsi="Times New Roman" w:cs="Times New Roman"/>
          <w:sz w:val="28"/>
          <w:szCs w:val="28"/>
        </w:rPr>
        <w:tab/>
        <w:t>Поток или нить</w:t>
      </w:r>
      <w:r w:rsidRPr="00973856">
        <w:rPr>
          <w:rFonts w:ascii="Times New Roman" w:hAnsi="Times New Roman" w:cs="Times New Roman"/>
          <w:sz w:val="28"/>
          <w:szCs w:val="28"/>
        </w:rPr>
        <w:t xml:space="preserve"> – это</w:t>
      </w:r>
      <w:r w:rsidR="00925E86" w:rsidRPr="00925E86">
        <w:rPr>
          <w:rFonts w:ascii="Times New Roman" w:hAnsi="Times New Roman" w:cs="Times New Roman"/>
          <w:sz w:val="28"/>
          <w:szCs w:val="28"/>
        </w:rPr>
        <w:t xml:space="preserve"> </w:t>
      </w:r>
      <w:r w:rsidR="00925E86" w:rsidRPr="00973856">
        <w:rPr>
          <w:rFonts w:ascii="Times New Roman" w:hAnsi="Times New Roman" w:cs="Times New Roman"/>
          <w:sz w:val="28"/>
          <w:szCs w:val="28"/>
        </w:rPr>
        <w:t>объект,</w:t>
      </w:r>
      <w:r w:rsidRPr="00973856">
        <w:rPr>
          <w:rFonts w:ascii="Times New Roman" w:hAnsi="Times New Roman" w:cs="Times New Roman"/>
          <w:sz w:val="28"/>
          <w:szCs w:val="28"/>
        </w:rPr>
        <w:t xml:space="preserve"> выполняющий последовательность </w:t>
      </w:r>
      <w:r>
        <w:rPr>
          <w:rFonts w:ascii="Times New Roman" w:hAnsi="Times New Roman" w:cs="Times New Roman"/>
          <w:sz w:val="28"/>
          <w:szCs w:val="28"/>
        </w:rPr>
        <w:t>инструкций внутри процесса</w:t>
      </w:r>
      <w:r w:rsidRPr="00973856">
        <w:rPr>
          <w:rFonts w:ascii="Times New Roman" w:hAnsi="Times New Roman" w:cs="Times New Roman"/>
          <w:sz w:val="28"/>
          <w:szCs w:val="28"/>
        </w:rPr>
        <w:t xml:space="preserve">. </w:t>
      </w:r>
      <w:r>
        <w:rPr>
          <w:rFonts w:ascii="Times New Roman" w:hAnsi="Times New Roman" w:cs="Times New Roman"/>
          <w:sz w:val="28"/>
          <w:szCs w:val="28"/>
        </w:rPr>
        <w:t>Нитей может быть несколько, и все они имеют доступ к р</w:t>
      </w:r>
      <w:r w:rsidRPr="00973856">
        <w:rPr>
          <w:rFonts w:ascii="Times New Roman" w:hAnsi="Times New Roman" w:cs="Times New Roman"/>
          <w:sz w:val="28"/>
          <w:szCs w:val="28"/>
        </w:rPr>
        <w:t>есурс</w:t>
      </w:r>
      <w:r>
        <w:rPr>
          <w:rFonts w:ascii="Times New Roman" w:hAnsi="Times New Roman" w:cs="Times New Roman"/>
          <w:sz w:val="28"/>
          <w:szCs w:val="28"/>
        </w:rPr>
        <w:t>ам процесса</w:t>
      </w:r>
      <w:r w:rsidRPr="00973856">
        <w:rPr>
          <w:rFonts w:ascii="Times New Roman" w:hAnsi="Times New Roman" w:cs="Times New Roman"/>
          <w:sz w:val="28"/>
          <w:szCs w:val="28"/>
        </w:rPr>
        <w:t>, таки</w:t>
      </w:r>
      <w:r>
        <w:rPr>
          <w:rFonts w:ascii="Times New Roman" w:hAnsi="Times New Roman" w:cs="Times New Roman"/>
          <w:sz w:val="28"/>
          <w:szCs w:val="28"/>
        </w:rPr>
        <w:t>м</w:t>
      </w:r>
      <w:r w:rsidRPr="00973856">
        <w:rPr>
          <w:rFonts w:ascii="Times New Roman" w:hAnsi="Times New Roman" w:cs="Times New Roman"/>
          <w:sz w:val="28"/>
          <w:szCs w:val="28"/>
        </w:rPr>
        <w:t xml:space="preserve"> как адресное пространство, открытые файлы, полномочия и т</w:t>
      </w:r>
      <w:r>
        <w:rPr>
          <w:rFonts w:ascii="Times New Roman" w:hAnsi="Times New Roman" w:cs="Times New Roman"/>
          <w:sz w:val="28"/>
          <w:szCs w:val="28"/>
        </w:rPr>
        <w:t>.</w:t>
      </w:r>
      <w:r w:rsidRPr="00973856">
        <w:rPr>
          <w:rFonts w:ascii="Times New Roman" w:hAnsi="Times New Roman" w:cs="Times New Roman"/>
          <w:sz w:val="28"/>
          <w:szCs w:val="28"/>
        </w:rPr>
        <w:t xml:space="preserve"> </w:t>
      </w:r>
      <w:r>
        <w:rPr>
          <w:rFonts w:ascii="Times New Roman" w:hAnsi="Times New Roman" w:cs="Times New Roman"/>
          <w:sz w:val="28"/>
          <w:szCs w:val="28"/>
        </w:rPr>
        <w:t>д</w:t>
      </w:r>
      <w:r w:rsidRPr="00973856">
        <w:rPr>
          <w:rFonts w:ascii="Times New Roman" w:hAnsi="Times New Roman" w:cs="Times New Roman"/>
          <w:sz w:val="28"/>
          <w:szCs w:val="28"/>
        </w:rPr>
        <w:t xml:space="preserve">. Существуют различные </w:t>
      </w:r>
      <w:r>
        <w:rPr>
          <w:rFonts w:ascii="Times New Roman" w:hAnsi="Times New Roman" w:cs="Times New Roman"/>
          <w:sz w:val="28"/>
          <w:szCs w:val="28"/>
        </w:rPr>
        <w:t xml:space="preserve">их </w:t>
      </w:r>
      <w:r w:rsidRPr="00973856">
        <w:rPr>
          <w:rFonts w:ascii="Times New Roman" w:hAnsi="Times New Roman" w:cs="Times New Roman"/>
          <w:sz w:val="28"/>
          <w:szCs w:val="28"/>
        </w:rPr>
        <w:t>типы:</w:t>
      </w:r>
    </w:p>
    <w:p w14:paraId="12E3320B" w14:textId="77777777" w:rsidR="001A3C80" w:rsidRPr="00973856" w:rsidRDefault="001A3C80" w:rsidP="00E65FF7">
      <w:pPr>
        <w:pStyle w:val="afa"/>
        <w:spacing w:line="360" w:lineRule="auto"/>
        <w:ind w:firstLine="709"/>
        <w:jc w:val="both"/>
        <w:rPr>
          <w:rFonts w:ascii="Times New Roman" w:hAnsi="Times New Roman" w:cs="Times New Roman"/>
          <w:sz w:val="28"/>
          <w:szCs w:val="28"/>
        </w:rPr>
      </w:pPr>
      <w:r w:rsidRPr="00973856">
        <w:rPr>
          <w:rFonts w:ascii="Times New Roman" w:hAnsi="Times New Roman" w:cs="Times New Roman"/>
          <w:sz w:val="28"/>
          <w:szCs w:val="28"/>
        </w:rPr>
        <w:t>•</w:t>
      </w:r>
      <w:r w:rsidRPr="00973856">
        <w:rPr>
          <w:rFonts w:ascii="Times New Roman" w:hAnsi="Times New Roman" w:cs="Times New Roman"/>
          <w:sz w:val="28"/>
          <w:szCs w:val="28"/>
        </w:rPr>
        <w:tab/>
        <w:t>нити ядра;</w:t>
      </w:r>
    </w:p>
    <w:p w14:paraId="31038E90" w14:textId="77777777" w:rsidR="001A3C80" w:rsidRPr="00973856" w:rsidRDefault="001A3C80" w:rsidP="00E65FF7">
      <w:pPr>
        <w:pStyle w:val="afa"/>
        <w:spacing w:line="360" w:lineRule="auto"/>
        <w:ind w:firstLine="709"/>
        <w:jc w:val="both"/>
        <w:rPr>
          <w:rFonts w:ascii="Times New Roman" w:hAnsi="Times New Roman" w:cs="Times New Roman"/>
          <w:sz w:val="28"/>
          <w:szCs w:val="28"/>
        </w:rPr>
      </w:pPr>
      <w:r w:rsidRPr="00973856">
        <w:rPr>
          <w:rFonts w:ascii="Times New Roman" w:hAnsi="Times New Roman" w:cs="Times New Roman"/>
          <w:sz w:val="28"/>
          <w:szCs w:val="28"/>
        </w:rPr>
        <w:t>•</w:t>
      </w:r>
      <w:r w:rsidRPr="00973856">
        <w:rPr>
          <w:rFonts w:ascii="Times New Roman" w:hAnsi="Times New Roman" w:cs="Times New Roman"/>
          <w:sz w:val="28"/>
          <w:szCs w:val="28"/>
        </w:rPr>
        <w:tab/>
        <w:t>легковесные процессы;</w:t>
      </w:r>
    </w:p>
    <w:p w14:paraId="7080F77C" w14:textId="77777777" w:rsidR="001A3C80" w:rsidRPr="00973856" w:rsidRDefault="001A3C80" w:rsidP="00E65FF7">
      <w:pPr>
        <w:pStyle w:val="afa"/>
        <w:spacing w:line="360" w:lineRule="auto"/>
        <w:ind w:firstLine="709"/>
        <w:jc w:val="both"/>
        <w:rPr>
          <w:rFonts w:ascii="Times New Roman" w:hAnsi="Times New Roman" w:cs="Times New Roman"/>
          <w:sz w:val="28"/>
          <w:szCs w:val="28"/>
        </w:rPr>
      </w:pPr>
      <w:r w:rsidRPr="00973856">
        <w:rPr>
          <w:rFonts w:ascii="Times New Roman" w:hAnsi="Times New Roman" w:cs="Times New Roman"/>
          <w:sz w:val="28"/>
          <w:szCs w:val="28"/>
        </w:rPr>
        <w:t>•</w:t>
      </w:r>
      <w:r w:rsidRPr="00973856">
        <w:rPr>
          <w:rFonts w:ascii="Times New Roman" w:hAnsi="Times New Roman" w:cs="Times New Roman"/>
          <w:sz w:val="28"/>
          <w:szCs w:val="28"/>
        </w:rPr>
        <w:tab/>
        <w:t>прикладные нити.</w:t>
      </w:r>
    </w:p>
    <w:p w14:paraId="1EA353B3" w14:textId="77777777" w:rsidR="001A3C80" w:rsidRDefault="001A3C80" w:rsidP="001A3C80">
      <w:pPr>
        <w:pStyle w:val="afa"/>
        <w:spacing w:line="360" w:lineRule="auto"/>
        <w:jc w:val="both"/>
        <w:rPr>
          <w:rFonts w:ascii="Times New Roman" w:hAnsi="Times New Roman" w:cs="Times New Roman"/>
          <w:sz w:val="28"/>
          <w:szCs w:val="28"/>
        </w:rPr>
      </w:pPr>
      <w:r w:rsidRPr="00973856">
        <w:rPr>
          <w:rFonts w:ascii="Times New Roman" w:hAnsi="Times New Roman" w:cs="Times New Roman"/>
          <w:sz w:val="28"/>
          <w:szCs w:val="28"/>
        </w:rPr>
        <w:tab/>
      </w:r>
    </w:p>
    <w:p w14:paraId="7ACEB30B" w14:textId="77777777" w:rsidR="001A3C80" w:rsidRPr="0034450C" w:rsidRDefault="001A3C80" w:rsidP="001A3C80">
      <w:pPr>
        <w:spacing w:before="120" w:line="360" w:lineRule="auto"/>
        <w:ind w:firstLine="709"/>
        <w:jc w:val="both"/>
        <w:rPr>
          <w:sz w:val="28"/>
          <w:szCs w:val="28"/>
        </w:rPr>
      </w:pPr>
      <w:r w:rsidRPr="0034450C">
        <w:rPr>
          <w:i/>
          <w:sz w:val="28"/>
          <w:szCs w:val="28"/>
        </w:rPr>
        <w:t>Нити ядра</w:t>
      </w:r>
      <w:r w:rsidRPr="0034450C">
        <w:rPr>
          <w:sz w:val="28"/>
          <w:szCs w:val="28"/>
        </w:rPr>
        <w:t xml:space="preserve"> не требуют связи с каким-либо прикладным процессом. Они создаются и уничтожаются ядром по мере необходимости и отвечают за выполнение определенных функций. Такие нити используют совместно доступные области кода и глобальные данные ядра, но обладают собственным стеком в ядре.</w:t>
      </w:r>
    </w:p>
    <w:p w14:paraId="66B7B5F7" w14:textId="77777777" w:rsidR="001A3C80" w:rsidRPr="0034450C" w:rsidRDefault="001A3C80" w:rsidP="001A3C80">
      <w:pPr>
        <w:spacing w:line="360" w:lineRule="auto"/>
        <w:ind w:firstLine="708"/>
        <w:jc w:val="both"/>
        <w:rPr>
          <w:sz w:val="28"/>
          <w:szCs w:val="28"/>
        </w:rPr>
      </w:pPr>
      <w:r w:rsidRPr="0034450C">
        <w:rPr>
          <w:sz w:val="28"/>
          <w:szCs w:val="28"/>
        </w:rPr>
        <w:t>Нити ядра являются малозатратными при создании и дальнейшем использовании. Единственными используемыми ими ресурсами являются стек ядра и область, в которой сохраняется контекст регистров на период приостановки работы нити.</w:t>
      </w:r>
    </w:p>
    <w:p w14:paraId="30CCA012" w14:textId="77777777" w:rsidR="001A3C80" w:rsidRPr="0034450C" w:rsidRDefault="001A3C80" w:rsidP="001A3C80">
      <w:pPr>
        <w:spacing w:line="360" w:lineRule="auto"/>
        <w:ind w:firstLine="708"/>
        <w:jc w:val="both"/>
        <w:rPr>
          <w:sz w:val="28"/>
          <w:szCs w:val="28"/>
        </w:rPr>
      </w:pPr>
      <w:r w:rsidRPr="0034450C">
        <w:rPr>
          <w:sz w:val="28"/>
          <w:szCs w:val="28"/>
        </w:rPr>
        <w:lastRenderedPageBreak/>
        <w:t>В ОС «Эльбрус-Д» нить ядра – это основной легковесный объект, который может независимо планироваться и отправляться на выполнение одному из процессоров системы. Такой объект не нуждается в ассоциации с каким-либо процессом, он может быть создан, запущен и уничтожен ядром при помощи специальных функций. Нить ядра требует минимального количества ресурсов в виде небольшой структуры данных и стека. Структура данных нити ядра содержит следующую информацию:</w:t>
      </w:r>
    </w:p>
    <w:p w14:paraId="35259620" w14:textId="77777777" w:rsidR="001A3C80" w:rsidRPr="0034450C" w:rsidRDefault="001A3C80" w:rsidP="00050B1A">
      <w:pPr>
        <w:numPr>
          <w:ilvl w:val="0"/>
          <w:numId w:val="13"/>
        </w:numPr>
        <w:spacing w:line="360" w:lineRule="auto"/>
        <w:jc w:val="both"/>
        <w:rPr>
          <w:sz w:val="28"/>
          <w:szCs w:val="28"/>
        </w:rPr>
      </w:pPr>
      <w:r w:rsidRPr="0034450C">
        <w:rPr>
          <w:sz w:val="28"/>
          <w:szCs w:val="28"/>
        </w:rPr>
        <w:t>сохраненная копия регистров ядра</w:t>
      </w:r>
    </w:p>
    <w:p w14:paraId="7DFD1D51" w14:textId="77777777" w:rsidR="001A3C80" w:rsidRPr="0034450C" w:rsidRDefault="001A3C80" w:rsidP="00050B1A">
      <w:pPr>
        <w:numPr>
          <w:ilvl w:val="0"/>
          <w:numId w:val="13"/>
        </w:numPr>
        <w:spacing w:line="360" w:lineRule="auto"/>
        <w:jc w:val="both"/>
        <w:rPr>
          <w:sz w:val="28"/>
          <w:szCs w:val="28"/>
        </w:rPr>
      </w:pPr>
      <w:r w:rsidRPr="0034450C">
        <w:rPr>
          <w:sz w:val="28"/>
          <w:szCs w:val="28"/>
        </w:rPr>
        <w:t>приоритет и информация</w:t>
      </w:r>
    </w:p>
    <w:p w14:paraId="725AA881" w14:textId="77777777" w:rsidR="001A3C80" w:rsidRPr="0034450C" w:rsidRDefault="001A3C80" w:rsidP="00050B1A">
      <w:pPr>
        <w:numPr>
          <w:ilvl w:val="0"/>
          <w:numId w:val="13"/>
        </w:numPr>
        <w:spacing w:line="360" w:lineRule="auto"/>
        <w:jc w:val="both"/>
        <w:rPr>
          <w:sz w:val="28"/>
          <w:szCs w:val="28"/>
        </w:rPr>
      </w:pPr>
      <w:r w:rsidRPr="0034450C">
        <w:rPr>
          <w:sz w:val="28"/>
          <w:szCs w:val="28"/>
        </w:rPr>
        <w:t>указатели на местонахождение нити в очереди планировщика или, если выполнение нити блокировано, в очереди ожидания ресурсов</w:t>
      </w:r>
    </w:p>
    <w:p w14:paraId="1AFF5547" w14:textId="77777777" w:rsidR="001A3C80" w:rsidRPr="0034450C" w:rsidRDefault="001A3C80" w:rsidP="00050B1A">
      <w:pPr>
        <w:numPr>
          <w:ilvl w:val="0"/>
          <w:numId w:val="13"/>
        </w:numPr>
        <w:spacing w:line="360" w:lineRule="auto"/>
        <w:jc w:val="both"/>
        <w:rPr>
          <w:sz w:val="28"/>
          <w:szCs w:val="28"/>
        </w:rPr>
      </w:pPr>
      <w:r w:rsidRPr="0034450C">
        <w:rPr>
          <w:sz w:val="28"/>
          <w:szCs w:val="28"/>
        </w:rPr>
        <w:t>указатель на стек</w:t>
      </w:r>
    </w:p>
    <w:p w14:paraId="5077345F" w14:textId="77777777" w:rsidR="001A3C80" w:rsidRPr="0034450C" w:rsidRDefault="001A3C80" w:rsidP="00050B1A">
      <w:pPr>
        <w:numPr>
          <w:ilvl w:val="0"/>
          <w:numId w:val="13"/>
        </w:numPr>
        <w:spacing w:line="360" w:lineRule="auto"/>
        <w:jc w:val="both"/>
        <w:rPr>
          <w:sz w:val="28"/>
          <w:szCs w:val="28"/>
        </w:rPr>
      </w:pPr>
      <w:r w:rsidRPr="0034450C">
        <w:rPr>
          <w:sz w:val="28"/>
          <w:szCs w:val="28"/>
        </w:rPr>
        <w:t>указатель на очередь всех нитей процесса и очередь всех нитей в системе</w:t>
      </w:r>
    </w:p>
    <w:p w14:paraId="08210778" w14:textId="77777777" w:rsidR="001A3C80" w:rsidRPr="0034450C" w:rsidRDefault="001A3C80" w:rsidP="001A3C80">
      <w:pPr>
        <w:spacing w:line="360" w:lineRule="auto"/>
        <w:ind w:firstLine="708"/>
        <w:jc w:val="both"/>
        <w:rPr>
          <w:sz w:val="28"/>
          <w:szCs w:val="28"/>
        </w:rPr>
      </w:pPr>
      <w:r w:rsidRPr="0034450C">
        <w:rPr>
          <w:i/>
          <w:sz w:val="28"/>
          <w:szCs w:val="28"/>
        </w:rPr>
        <w:t>Легковесный процесс</w:t>
      </w:r>
      <w:r>
        <w:rPr>
          <w:i/>
          <w:sz w:val="28"/>
          <w:szCs w:val="28"/>
        </w:rPr>
        <w:t xml:space="preserve"> (ЛП)</w:t>
      </w:r>
      <w:r w:rsidRPr="0034450C">
        <w:rPr>
          <w:sz w:val="28"/>
          <w:szCs w:val="28"/>
        </w:rPr>
        <w:t xml:space="preserve"> – это прикладная нить, поддерживаемая ядром. Каждый процесс может иметь один или более легковесный процесс, любой из которых поддерживается отдельной нитью ядра. ЛП разделяют адресное пространство и другие ресурсы процесса. Каждый легковесный процесс потребляет значительные ресурсы ядра, включая физическую память, отводимую под стек ядра, из-за этого система не может поддерживать большое количество таких процессов. Применение ЛП не подходит для приложений, использующих большое количество нитей или часто создающих и уничтожающих их. </w:t>
      </w:r>
    </w:p>
    <w:p w14:paraId="762829BB" w14:textId="77777777" w:rsidR="001A3C80" w:rsidRPr="0034450C" w:rsidRDefault="001A3C80" w:rsidP="001A3C80">
      <w:pPr>
        <w:spacing w:line="360" w:lineRule="auto"/>
        <w:ind w:firstLine="708"/>
        <w:jc w:val="both"/>
        <w:rPr>
          <w:sz w:val="28"/>
          <w:szCs w:val="28"/>
        </w:rPr>
      </w:pPr>
      <w:r w:rsidRPr="0034450C">
        <w:rPr>
          <w:sz w:val="28"/>
          <w:szCs w:val="28"/>
        </w:rPr>
        <w:t xml:space="preserve">В ОС «Эльбрус-Д» появляется новая структура – </w:t>
      </w:r>
      <w:proofErr w:type="spellStart"/>
      <w:r w:rsidRPr="0034450C">
        <w:rPr>
          <w:sz w:val="28"/>
          <w:szCs w:val="28"/>
          <w:lang w:val="en-US"/>
        </w:rPr>
        <w:t>lwp</w:t>
      </w:r>
      <w:proofErr w:type="spellEnd"/>
      <w:r w:rsidRPr="0034450C">
        <w:rPr>
          <w:sz w:val="28"/>
          <w:szCs w:val="28"/>
        </w:rPr>
        <w:t>, которая содержит следующую информацию:</w:t>
      </w:r>
    </w:p>
    <w:p w14:paraId="7DD5F267" w14:textId="77777777" w:rsidR="001A3C80" w:rsidRPr="0034450C" w:rsidRDefault="001A3C80" w:rsidP="00050B1A">
      <w:pPr>
        <w:numPr>
          <w:ilvl w:val="0"/>
          <w:numId w:val="14"/>
        </w:numPr>
        <w:spacing w:line="360" w:lineRule="auto"/>
        <w:jc w:val="both"/>
        <w:rPr>
          <w:sz w:val="28"/>
          <w:szCs w:val="28"/>
        </w:rPr>
      </w:pPr>
      <w:r w:rsidRPr="0034450C">
        <w:rPr>
          <w:sz w:val="28"/>
          <w:szCs w:val="28"/>
        </w:rPr>
        <w:t>указатель на нить ядра</w:t>
      </w:r>
      <w:r w:rsidRPr="0034450C">
        <w:rPr>
          <w:sz w:val="28"/>
          <w:szCs w:val="28"/>
          <w:lang w:val="en-US"/>
        </w:rPr>
        <w:t>;</w:t>
      </w:r>
    </w:p>
    <w:p w14:paraId="13C142D8" w14:textId="77777777" w:rsidR="001A3C80" w:rsidRPr="0034450C" w:rsidRDefault="001A3C80" w:rsidP="00050B1A">
      <w:pPr>
        <w:numPr>
          <w:ilvl w:val="0"/>
          <w:numId w:val="14"/>
        </w:numPr>
        <w:spacing w:line="360" w:lineRule="auto"/>
        <w:jc w:val="both"/>
        <w:rPr>
          <w:sz w:val="28"/>
          <w:szCs w:val="28"/>
        </w:rPr>
      </w:pPr>
      <w:r w:rsidRPr="0034450C">
        <w:rPr>
          <w:sz w:val="28"/>
          <w:szCs w:val="28"/>
        </w:rPr>
        <w:t xml:space="preserve">указатель на структуру </w:t>
      </w:r>
      <w:r w:rsidRPr="00B00AFA">
        <w:rPr>
          <w:i/>
          <w:sz w:val="28"/>
          <w:szCs w:val="28"/>
          <w:lang w:val="en-US"/>
        </w:rPr>
        <w:t>proc</w:t>
      </w:r>
      <w:r w:rsidRPr="0034450C">
        <w:rPr>
          <w:sz w:val="28"/>
          <w:szCs w:val="28"/>
          <w:lang w:val="en-US"/>
        </w:rPr>
        <w:t>;</w:t>
      </w:r>
    </w:p>
    <w:p w14:paraId="782E21D2" w14:textId="77777777" w:rsidR="001A3C80" w:rsidRPr="0034450C" w:rsidRDefault="001A3C80" w:rsidP="00050B1A">
      <w:pPr>
        <w:numPr>
          <w:ilvl w:val="0"/>
          <w:numId w:val="14"/>
        </w:numPr>
        <w:spacing w:line="360" w:lineRule="auto"/>
        <w:jc w:val="both"/>
        <w:rPr>
          <w:sz w:val="28"/>
          <w:szCs w:val="28"/>
        </w:rPr>
      </w:pPr>
      <w:r w:rsidRPr="0034450C">
        <w:rPr>
          <w:sz w:val="28"/>
          <w:szCs w:val="28"/>
        </w:rPr>
        <w:t>значение времени работы в режиме задачи и использование процессора;</w:t>
      </w:r>
    </w:p>
    <w:p w14:paraId="1CD46ED3" w14:textId="77777777" w:rsidR="001A3C80" w:rsidRPr="0034450C" w:rsidRDefault="001A3C80" w:rsidP="00050B1A">
      <w:pPr>
        <w:numPr>
          <w:ilvl w:val="0"/>
          <w:numId w:val="14"/>
        </w:numPr>
        <w:spacing w:line="360" w:lineRule="auto"/>
        <w:jc w:val="both"/>
        <w:rPr>
          <w:sz w:val="28"/>
          <w:szCs w:val="28"/>
        </w:rPr>
      </w:pPr>
      <w:r w:rsidRPr="0034450C">
        <w:rPr>
          <w:sz w:val="28"/>
          <w:szCs w:val="28"/>
        </w:rPr>
        <w:lastRenderedPageBreak/>
        <w:t>информацию об обработке сигналов;</w:t>
      </w:r>
    </w:p>
    <w:p w14:paraId="1CAC601C" w14:textId="77777777" w:rsidR="001A3C80" w:rsidRPr="0034450C" w:rsidRDefault="001A3C80" w:rsidP="00050B1A">
      <w:pPr>
        <w:numPr>
          <w:ilvl w:val="0"/>
          <w:numId w:val="14"/>
        </w:numPr>
        <w:spacing w:line="360" w:lineRule="auto"/>
        <w:jc w:val="both"/>
        <w:rPr>
          <w:sz w:val="28"/>
          <w:szCs w:val="28"/>
        </w:rPr>
      </w:pPr>
      <w:r w:rsidRPr="0034450C">
        <w:rPr>
          <w:sz w:val="28"/>
          <w:szCs w:val="28"/>
        </w:rPr>
        <w:t>данные об использовании ресурсов и данные профиля процесса.</w:t>
      </w:r>
    </w:p>
    <w:p w14:paraId="1BEFC247" w14:textId="77777777" w:rsidR="001A3C80" w:rsidRPr="0034450C" w:rsidRDefault="001A3C80" w:rsidP="001A3C80">
      <w:pPr>
        <w:spacing w:line="360" w:lineRule="auto"/>
        <w:ind w:firstLine="708"/>
        <w:jc w:val="both"/>
        <w:rPr>
          <w:sz w:val="28"/>
          <w:szCs w:val="28"/>
        </w:rPr>
      </w:pPr>
      <w:r w:rsidRPr="0034450C">
        <w:rPr>
          <w:sz w:val="28"/>
          <w:szCs w:val="28"/>
        </w:rPr>
        <w:t xml:space="preserve">Для легковесных процессов доступны основные средства синхронизации. Легковесные процессы не имеют глобальных имен и вследствие этого невидимы для других процессов. </w:t>
      </w:r>
    </w:p>
    <w:p w14:paraId="57FCE8CC" w14:textId="77777777" w:rsidR="001A3C80" w:rsidRPr="0034450C" w:rsidRDefault="001A3C80" w:rsidP="001A3C80">
      <w:pPr>
        <w:spacing w:line="360" w:lineRule="auto"/>
        <w:ind w:firstLine="708"/>
        <w:jc w:val="both"/>
        <w:rPr>
          <w:sz w:val="28"/>
          <w:szCs w:val="28"/>
        </w:rPr>
      </w:pPr>
      <w:r w:rsidRPr="0034450C">
        <w:rPr>
          <w:sz w:val="28"/>
          <w:szCs w:val="28"/>
        </w:rPr>
        <w:t xml:space="preserve">Структура </w:t>
      </w:r>
      <w:r w:rsidRPr="0034450C">
        <w:rPr>
          <w:i/>
          <w:sz w:val="28"/>
          <w:szCs w:val="28"/>
          <w:lang w:val="en-US"/>
        </w:rPr>
        <w:t>proc</w:t>
      </w:r>
      <w:r w:rsidRPr="0034450C">
        <w:rPr>
          <w:sz w:val="28"/>
          <w:szCs w:val="28"/>
        </w:rPr>
        <w:t xml:space="preserve"> содержит следующие информационные поля:</w:t>
      </w:r>
    </w:p>
    <w:p w14:paraId="1C7BAD22" w14:textId="77777777" w:rsidR="001A3C80" w:rsidRPr="0034450C" w:rsidRDefault="001A3C80" w:rsidP="00050B1A">
      <w:pPr>
        <w:numPr>
          <w:ilvl w:val="0"/>
          <w:numId w:val="14"/>
        </w:numPr>
        <w:spacing w:line="360" w:lineRule="auto"/>
        <w:jc w:val="both"/>
        <w:rPr>
          <w:sz w:val="28"/>
          <w:szCs w:val="28"/>
        </w:rPr>
      </w:pPr>
      <w:r w:rsidRPr="0034450C">
        <w:rPr>
          <w:sz w:val="28"/>
          <w:szCs w:val="28"/>
        </w:rPr>
        <w:t>уникальным идентификатор процесса;</w:t>
      </w:r>
    </w:p>
    <w:p w14:paraId="4FADAEB8" w14:textId="77777777" w:rsidR="001A3C80" w:rsidRPr="0034450C" w:rsidRDefault="001A3C80" w:rsidP="00050B1A">
      <w:pPr>
        <w:numPr>
          <w:ilvl w:val="0"/>
          <w:numId w:val="14"/>
        </w:numPr>
        <w:spacing w:line="360" w:lineRule="auto"/>
        <w:jc w:val="both"/>
        <w:rPr>
          <w:sz w:val="28"/>
          <w:szCs w:val="28"/>
          <w:lang w:val="en-US"/>
        </w:rPr>
      </w:pPr>
      <w:r w:rsidRPr="0034450C">
        <w:rPr>
          <w:sz w:val="28"/>
          <w:szCs w:val="28"/>
        </w:rPr>
        <w:t>текущее состояние процесса;</w:t>
      </w:r>
    </w:p>
    <w:p w14:paraId="5514999E" w14:textId="77777777" w:rsidR="001A3C80" w:rsidRPr="0034450C" w:rsidRDefault="001A3C80" w:rsidP="00050B1A">
      <w:pPr>
        <w:numPr>
          <w:ilvl w:val="0"/>
          <w:numId w:val="14"/>
        </w:numPr>
        <w:spacing w:line="360" w:lineRule="auto"/>
        <w:jc w:val="both"/>
        <w:rPr>
          <w:sz w:val="28"/>
          <w:szCs w:val="28"/>
        </w:rPr>
      </w:pPr>
      <w:r w:rsidRPr="0034450C">
        <w:rPr>
          <w:sz w:val="28"/>
          <w:szCs w:val="28"/>
        </w:rPr>
        <w:t>предыдущий и следующий указатели, связывающие процесс с очередью планировщика;</w:t>
      </w:r>
    </w:p>
    <w:p w14:paraId="125614E6" w14:textId="77777777" w:rsidR="001A3C80" w:rsidRPr="0034450C" w:rsidRDefault="001A3C80" w:rsidP="00050B1A">
      <w:pPr>
        <w:numPr>
          <w:ilvl w:val="0"/>
          <w:numId w:val="14"/>
        </w:numPr>
        <w:spacing w:line="360" w:lineRule="auto"/>
        <w:jc w:val="both"/>
        <w:rPr>
          <w:sz w:val="28"/>
          <w:szCs w:val="28"/>
          <w:lang w:val="en-US"/>
        </w:rPr>
      </w:pPr>
      <w:r w:rsidRPr="0034450C">
        <w:rPr>
          <w:sz w:val="28"/>
          <w:szCs w:val="28"/>
        </w:rPr>
        <w:t>приоритеты планирования задач;</w:t>
      </w:r>
    </w:p>
    <w:p w14:paraId="0B6C6E82" w14:textId="77777777" w:rsidR="001A3C80" w:rsidRPr="0034450C" w:rsidRDefault="001A3C80" w:rsidP="00050B1A">
      <w:pPr>
        <w:numPr>
          <w:ilvl w:val="0"/>
          <w:numId w:val="14"/>
        </w:numPr>
        <w:spacing w:line="360" w:lineRule="auto"/>
        <w:jc w:val="both"/>
        <w:rPr>
          <w:sz w:val="28"/>
          <w:szCs w:val="28"/>
        </w:rPr>
      </w:pPr>
      <w:r w:rsidRPr="0034450C">
        <w:rPr>
          <w:sz w:val="28"/>
          <w:szCs w:val="28"/>
        </w:rPr>
        <w:t>информация об обработке сигналов.</w:t>
      </w:r>
    </w:p>
    <w:p w14:paraId="59D8387B" w14:textId="77777777" w:rsidR="001A3C80" w:rsidRPr="0034450C" w:rsidRDefault="001A3C80" w:rsidP="001A3C80">
      <w:pPr>
        <w:spacing w:before="120" w:line="360" w:lineRule="auto"/>
        <w:ind w:firstLine="709"/>
        <w:rPr>
          <w:b/>
          <w:sz w:val="28"/>
          <w:szCs w:val="28"/>
        </w:rPr>
      </w:pPr>
      <w:r w:rsidRPr="0034450C">
        <w:rPr>
          <w:sz w:val="28"/>
          <w:szCs w:val="28"/>
        </w:rPr>
        <w:t xml:space="preserve">Также существует поддержка нитей полностью на прикладном уровне, при этом ядру об их существовании ничего известно не будет. Для этих целей создаются специальные библиотечные пакеты, которые содержат все необходимые средства для создания, синхронизации, планирования и обработки нитей без </w:t>
      </w:r>
      <w:r w:rsidR="00925E86" w:rsidRPr="0034450C">
        <w:rPr>
          <w:sz w:val="28"/>
          <w:szCs w:val="28"/>
        </w:rPr>
        <w:t>какой-либо</w:t>
      </w:r>
      <w:r w:rsidRPr="0034450C">
        <w:rPr>
          <w:sz w:val="28"/>
          <w:szCs w:val="28"/>
        </w:rPr>
        <w:t xml:space="preserve"> специальной помощи ядра. Реализация прикладных нитей возможна по причине того, что прикладной контекст нити может сохраняться и восстанавливаться без вмешательства ядра. Каждая прикладная нить обладает собственным стеком в адресном пространстве процесса, областью для хранения контекста регистров и другой важной информации, такой как маски сигналов.</w:t>
      </w:r>
    </w:p>
    <w:p w14:paraId="56FBBCEB" w14:textId="77777777" w:rsidR="001A3C80" w:rsidRPr="0034450C" w:rsidRDefault="001A3C80" w:rsidP="001A3C80">
      <w:pPr>
        <w:spacing w:line="360" w:lineRule="auto"/>
        <w:ind w:firstLine="708"/>
        <w:jc w:val="both"/>
        <w:rPr>
          <w:sz w:val="28"/>
          <w:szCs w:val="28"/>
        </w:rPr>
      </w:pPr>
      <w:r w:rsidRPr="0034450C">
        <w:rPr>
          <w:sz w:val="28"/>
          <w:szCs w:val="28"/>
        </w:rPr>
        <w:t>Библиотека планирует выполнение и переключает контекст между прикладными нитями, сохраняя стек и состояние регистров текущей нити и загружая стек и состояние регистров следующей по расписанию нити.</w:t>
      </w:r>
    </w:p>
    <w:p w14:paraId="128B7557" w14:textId="77777777" w:rsidR="001A3C80" w:rsidRPr="0034450C" w:rsidRDefault="001A3C80" w:rsidP="001A3C80">
      <w:pPr>
        <w:spacing w:line="360" w:lineRule="auto"/>
        <w:ind w:firstLine="708"/>
        <w:jc w:val="both"/>
        <w:rPr>
          <w:sz w:val="28"/>
          <w:szCs w:val="28"/>
        </w:rPr>
      </w:pPr>
      <w:r w:rsidRPr="0034450C">
        <w:rPr>
          <w:sz w:val="28"/>
          <w:szCs w:val="28"/>
        </w:rPr>
        <w:t>Ядро системы планирует выполнение процесса, содержащего в себе прикладные нити, который в свою очередь, использует библиотечные функции для планирования выполнения своих нитей. Если процесс или ЛП вытеснен кем-то, то вытесняются и все его нити.</w:t>
      </w:r>
    </w:p>
    <w:p w14:paraId="0B2148A6" w14:textId="77777777" w:rsidR="001A3C80" w:rsidRPr="0034450C" w:rsidRDefault="001A3C80" w:rsidP="001A3C80">
      <w:pPr>
        <w:spacing w:line="360" w:lineRule="auto"/>
        <w:ind w:firstLine="708"/>
        <w:jc w:val="both"/>
        <w:rPr>
          <w:sz w:val="28"/>
          <w:szCs w:val="28"/>
        </w:rPr>
      </w:pPr>
      <w:r w:rsidRPr="0034450C">
        <w:rPr>
          <w:sz w:val="28"/>
          <w:szCs w:val="28"/>
        </w:rPr>
        <w:lastRenderedPageBreak/>
        <w:t>В ОС «Эльбрус-Д» каждая прикладная нить должна поддерживать информацию следующего содержания:</w:t>
      </w:r>
    </w:p>
    <w:p w14:paraId="16ECCB12" w14:textId="77777777" w:rsidR="001A3C80" w:rsidRPr="0034450C" w:rsidRDefault="001A3C80" w:rsidP="00050B1A">
      <w:pPr>
        <w:numPr>
          <w:ilvl w:val="0"/>
          <w:numId w:val="15"/>
        </w:numPr>
        <w:spacing w:line="360" w:lineRule="auto"/>
        <w:jc w:val="both"/>
        <w:rPr>
          <w:sz w:val="28"/>
          <w:szCs w:val="28"/>
        </w:rPr>
      </w:pPr>
      <w:r w:rsidRPr="0034450C">
        <w:rPr>
          <w:sz w:val="28"/>
          <w:szCs w:val="28"/>
        </w:rPr>
        <w:t>идентификатор нити;</w:t>
      </w:r>
    </w:p>
    <w:p w14:paraId="15371EF3" w14:textId="77777777" w:rsidR="001A3C80" w:rsidRPr="0034450C" w:rsidRDefault="001A3C80" w:rsidP="00050B1A">
      <w:pPr>
        <w:numPr>
          <w:ilvl w:val="0"/>
          <w:numId w:val="15"/>
        </w:numPr>
        <w:spacing w:line="360" w:lineRule="auto"/>
        <w:jc w:val="both"/>
        <w:rPr>
          <w:sz w:val="28"/>
          <w:szCs w:val="28"/>
        </w:rPr>
      </w:pPr>
      <w:r w:rsidRPr="0034450C">
        <w:rPr>
          <w:sz w:val="28"/>
          <w:szCs w:val="28"/>
        </w:rPr>
        <w:t>сохраненное состояние регистров;</w:t>
      </w:r>
    </w:p>
    <w:p w14:paraId="7EAB0699" w14:textId="77777777" w:rsidR="001A3C80" w:rsidRPr="0034450C" w:rsidRDefault="001A3C80" w:rsidP="00050B1A">
      <w:pPr>
        <w:numPr>
          <w:ilvl w:val="0"/>
          <w:numId w:val="15"/>
        </w:numPr>
        <w:spacing w:line="360" w:lineRule="auto"/>
        <w:jc w:val="both"/>
        <w:rPr>
          <w:sz w:val="28"/>
          <w:szCs w:val="28"/>
        </w:rPr>
      </w:pPr>
      <w:r w:rsidRPr="0034450C">
        <w:rPr>
          <w:sz w:val="28"/>
          <w:szCs w:val="28"/>
        </w:rPr>
        <w:t>стек в приложении;</w:t>
      </w:r>
    </w:p>
    <w:p w14:paraId="02290FE0" w14:textId="77777777" w:rsidR="001A3C80" w:rsidRPr="0034450C" w:rsidRDefault="001A3C80" w:rsidP="00050B1A">
      <w:pPr>
        <w:numPr>
          <w:ilvl w:val="0"/>
          <w:numId w:val="15"/>
        </w:numPr>
        <w:spacing w:line="360" w:lineRule="auto"/>
        <w:jc w:val="both"/>
        <w:rPr>
          <w:sz w:val="28"/>
          <w:szCs w:val="28"/>
        </w:rPr>
      </w:pPr>
      <w:r w:rsidRPr="0034450C">
        <w:rPr>
          <w:sz w:val="28"/>
          <w:szCs w:val="28"/>
        </w:rPr>
        <w:t>маска сигналов;</w:t>
      </w:r>
    </w:p>
    <w:p w14:paraId="7C52B440" w14:textId="77777777" w:rsidR="001A3C80" w:rsidRPr="0034450C" w:rsidRDefault="001A3C80" w:rsidP="00050B1A">
      <w:pPr>
        <w:numPr>
          <w:ilvl w:val="0"/>
          <w:numId w:val="15"/>
        </w:numPr>
        <w:spacing w:line="360" w:lineRule="auto"/>
        <w:jc w:val="both"/>
        <w:rPr>
          <w:sz w:val="28"/>
          <w:szCs w:val="28"/>
        </w:rPr>
      </w:pPr>
      <w:r w:rsidRPr="0034450C">
        <w:rPr>
          <w:sz w:val="28"/>
          <w:szCs w:val="28"/>
        </w:rPr>
        <w:t>приоритет;</w:t>
      </w:r>
    </w:p>
    <w:p w14:paraId="0BD9FE15" w14:textId="77777777" w:rsidR="001A3C80" w:rsidRPr="0034450C" w:rsidRDefault="001A3C80" w:rsidP="00050B1A">
      <w:pPr>
        <w:numPr>
          <w:ilvl w:val="0"/>
          <w:numId w:val="15"/>
        </w:numPr>
        <w:spacing w:line="360" w:lineRule="auto"/>
        <w:jc w:val="both"/>
        <w:rPr>
          <w:sz w:val="28"/>
          <w:szCs w:val="28"/>
        </w:rPr>
      </w:pPr>
      <w:r w:rsidRPr="0034450C">
        <w:rPr>
          <w:sz w:val="28"/>
          <w:szCs w:val="28"/>
        </w:rPr>
        <w:t>локальная область хранения нити.</w:t>
      </w:r>
    </w:p>
    <w:p w14:paraId="44F5155D" w14:textId="77777777" w:rsidR="001A3C80" w:rsidRPr="0034450C" w:rsidRDefault="001A3C80" w:rsidP="001A3C80">
      <w:pPr>
        <w:spacing w:line="360" w:lineRule="auto"/>
        <w:ind w:firstLine="708"/>
        <w:jc w:val="both"/>
        <w:rPr>
          <w:sz w:val="28"/>
          <w:szCs w:val="28"/>
        </w:rPr>
      </w:pPr>
      <w:r w:rsidRPr="0034450C">
        <w:rPr>
          <w:sz w:val="28"/>
          <w:szCs w:val="28"/>
        </w:rPr>
        <w:t xml:space="preserve">Для создания прикладных нитей </w:t>
      </w:r>
      <w:r w:rsidR="00B00AFA">
        <w:rPr>
          <w:sz w:val="28"/>
          <w:szCs w:val="28"/>
        </w:rPr>
        <w:t>будет и</w:t>
      </w:r>
      <w:r w:rsidRPr="0034450C">
        <w:rPr>
          <w:sz w:val="28"/>
          <w:szCs w:val="28"/>
        </w:rPr>
        <w:t>спользова</w:t>
      </w:r>
      <w:r w:rsidR="00B00AFA">
        <w:rPr>
          <w:sz w:val="28"/>
          <w:szCs w:val="28"/>
        </w:rPr>
        <w:t>н</w:t>
      </w:r>
      <w:r w:rsidRPr="0034450C">
        <w:rPr>
          <w:sz w:val="28"/>
          <w:szCs w:val="28"/>
        </w:rPr>
        <w:t xml:space="preserve"> интерфейс потоков выполнения </w:t>
      </w:r>
      <w:r w:rsidRPr="0034450C">
        <w:rPr>
          <w:sz w:val="28"/>
          <w:szCs w:val="28"/>
          <w:lang w:val="en-US"/>
        </w:rPr>
        <w:t>POSIX</w:t>
      </w:r>
      <w:r w:rsidRPr="0034450C">
        <w:rPr>
          <w:sz w:val="28"/>
          <w:szCs w:val="28"/>
        </w:rPr>
        <w:t>.1</w:t>
      </w:r>
      <w:r w:rsidRPr="0034450C">
        <w:rPr>
          <w:sz w:val="28"/>
          <w:szCs w:val="28"/>
          <w:lang w:val="en-US"/>
        </w:rPr>
        <w:t>c</w:t>
      </w:r>
      <w:r w:rsidR="00B00AFA">
        <w:rPr>
          <w:sz w:val="28"/>
          <w:szCs w:val="28"/>
        </w:rPr>
        <w:t xml:space="preserve">. Функции </w:t>
      </w:r>
      <w:r w:rsidRPr="0034450C">
        <w:rPr>
          <w:sz w:val="28"/>
          <w:szCs w:val="28"/>
          <w:lang w:val="en-US"/>
        </w:rPr>
        <w:t>POSIX</w:t>
      </w:r>
      <w:r w:rsidRPr="0034450C">
        <w:rPr>
          <w:sz w:val="28"/>
          <w:szCs w:val="28"/>
        </w:rPr>
        <w:t>.1</w:t>
      </w:r>
      <w:r w:rsidRPr="0034450C">
        <w:rPr>
          <w:sz w:val="28"/>
          <w:szCs w:val="28"/>
          <w:lang w:val="en-US"/>
        </w:rPr>
        <w:t>c</w:t>
      </w:r>
      <w:r w:rsidRPr="0034450C">
        <w:rPr>
          <w:sz w:val="28"/>
          <w:szCs w:val="28"/>
        </w:rPr>
        <w:t xml:space="preserve"> приведен</w:t>
      </w:r>
      <w:r w:rsidR="00EB4E44">
        <w:rPr>
          <w:sz w:val="28"/>
          <w:szCs w:val="28"/>
        </w:rPr>
        <w:t>ы</w:t>
      </w:r>
      <w:r w:rsidRPr="0034450C">
        <w:rPr>
          <w:sz w:val="28"/>
          <w:szCs w:val="28"/>
        </w:rPr>
        <w:t xml:space="preserve"> </w:t>
      </w:r>
      <w:r w:rsidR="00925E86" w:rsidRPr="0034450C">
        <w:rPr>
          <w:sz w:val="28"/>
          <w:szCs w:val="28"/>
        </w:rPr>
        <w:t>в таблице</w:t>
      </w:r>
      <w:r w:rsidRPr="0034450C">
        <w:rPr>
          <w:sz w:val="28"/>
          <w:szCs w:val="28"/>
        </w:rPr>
        <w:t xml:space="preserve"> 2.</w:t>
      </w:r>
    </w:p>
    <w:p w14:paraId="0941714C" w14:textId="77777777" w:rsidR="001A3C80" w:rsidRPr="0034450C" w:rsidRDefault="001A3C80" w:rsidP="001A3C80">
      <w:pPr>
        <w:spacing w:line="360" w:lineRule="auto"/>
        <w:rPr>
          <w:sz w:val="28"/>
          <w:szCs w:val="28"/>
        </w:rPr>
      </w:pPr>
      <w:r w:rsidRPr="0034450C">
        <w:rPr>
          <w:sz w:val="28"/>
          <w:szCs w:val="28"/>
        </w:rPr>
        <w:t>Таблица 2</w:t>
      </w:r>
      <w:r w:rsidR="009919AE">
        <w:rPr>
          <w:sz w:val="28"/>
          <w:szCs w:val="28"/>
        </w:rPr>
        <w:t xml:space="preserve"> </w:t>
      </w:r>
      <w:r w:rsidR="009919AE" w:rsidRPr="009919AE">
        <w:rPr>
          <w:sz w:val="28"/>
          <w:szCs w:val="28"/>
        </w:rPr>
        <w:t>–</w:t>
      </w:r>
      <w:r w:rsidRPr="0034450C">
        <w:rPr>
          <w:sz w:val="28"/>
          <w:szCs w:val="28"/>
        </w:rPr>
        <w:t xml:space="preserve"> </w:t>
      </w:r>
      <w:r w:rsidR="00EB4E44">
        <w:rPr>
          <w:sz w:val="28"/>
          <w:szCs w:val="28"/>
        </w:rPr>
        <w:t xml:space="preserve">Функции </w:t>
      </w:r>
      <w:r w:rsidRPr="0034450C">
        <w:rPr>
          <w:sz w:val="28"/>
          <w:szCs w:val="28"/>
          <w:lang w:val="en-US"/>
        </w:rPr>
        <w:t>POSIX</w:t>
      </w:r>
      <w:r w:rsidRPr="0034450C">
        <w:rPr>
          <w:sz w:val="28"/>
          <w:szCs w:val="28"/>
        </w:rPr>
        <w:t>.1</w:t>
      </w:r>
      <w:r w:rsidRPr="0034450C">
        <w:rPr>
          <w:sz w:val="28"/>
          <w:szCs w:val="28"/>
          <w:lang w:val="en-US"/>
        </w:rPr>
        <w:t>c</w:t>
      </w:r>
      <w:r w:rsidRPr="0034450C">
        <w:rPr>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2"/>
        <w:gridCol w:w="2832"/>
      </w:tblGrid>
      <w:tr w:rsidR="00B00AFA" w:rsidRPr="0034450C" w14:paraId="272932C6" w14:textId="77777777" w:rsidTr="00E4385C">
        <w:trPr>
          <w:jc w:val="center"/>
        </w:trPr>
        <w:tc>
          <w:tcPr>
            <w:tcW w:w="4592" w:type="dxa"/>
          </w:tcPr>
          <w:p w14:paraId="2EA4224A" w14:textId="77777777" w:rsidR="00B00AFA" w:rsidRPr="0034450C" w:rsidRDefault="00886089" w:rsidP="00B00AFA">
            <w:pPr>
              <w:spacing w:line="360" w:lineRule="auto"/>
              <w:ind w:left="34"/>
              <w:jc w:val="center"/>
              <w:rPr>
                <w:b/>
                <w:sz w:val="28"/>
                <w:szCs w:val="28"/>
              </w:rPr>
            </w:pPr>
            <w:r>
              <w:rPr>
                <w:b/>
                <w:sz w:val="28"/>
                <w:szCs w:val="28"/>
              </w:rPr>
              <w:t>Название функции</w:t>
            </w:r>
            <w:r w:rsidR="00B70DBE">
              <w:rPr>
                <w:b/>
                <w:sz w:val="28"/>
                <w:szCs w:val="28"/>
              </w:rPr>
              <w:t xml:space="preserve">  </w:t>
            </w:r>
          </w:p>
        </w:tc>
        <w:tc>
          <w:tcPr>
            <w:tcW w:w="2832" w:type="dxa"/>
          </w:tcPr>
          <w:p w14:paraId="69C434C4" w14:textId="77777777" w:rsidR="00B00AFA" w:rsidRPr="0034450C" w:rsidRDefault="00B00AFA" w:rsidP="00D64D1D">
            <w:pPr>
              <w:spacing w:line="360" w:lineRule="auto"/>
              <w:jc w:val="center"/>
              <w:rPr>
                <w:b/>
                <w:sz w:val="28"/>
                <w:szCs w:val="28"/>
              </w:rPr>
            </w:pPr>
            <w:r w:rsidRPr="0034450C">
              <w:rPr>
                <w:b/>
                <w:sz w:val="28"/>
                <w:szCs w:val="28"/>
                <w:lang w:val="en-US"/>
              </w:rPr>
              <w:t>API</w:t>
            </w:r>
            <w:r w:rsidRPr="0034450C">
              <w:rPr>
                <w:b/>
                <w:sz w:val="28"/>
                <w:szCs w:val="28"/>
              </w:rPr>
              <w:t xml:space="preserve"> потоков выполнения </w:t>
            </w:r>
            <w:r w:rsidRPr="0034450C">
              <w:rPr>
                <w:b/>
                <w:sz w:val="28"/>
                <w:szCs w:val="28"/>
                <w:lang w:val="en-US"/>
              </w:rPr>
              <w:t>POSIX</w:t>
            </w:r>
            <w:r w:rsidRPr="0034450C">
              <w:rPr>
                <w:b/>
                <w:sz w:val="28"/>
                <w:szCs w:val="28"/>
              </w:rPr>
              <w:t>.1</w:t>
            </w:r>
            <w:r w:rsidRPr="0034450C">
              <w:rPr>
                <w:b/>
                <w:sz w:val="28"/>
                <w:szCs w:val="28"/>
                <w:lang w:val="en-US"/>
              </w:rPr>
              <w:t>c</w:t>
            </w:r>
          </w:p>
        </w:tc>
      </w:tr>
      <w:tr w:rsidR="00B00AFA" w:rsidRPr="0034450C" w14:paraId="692F3FB1" w14:textId="77777777" w:rsidTr="00E4385C">
        <w:trPr>
          <w:jc w:val="center"/>
        </w:trPr>
        <w:tc>
          <w:tcPr>
            <w:tcW w:w="4592" w:type="dxa"/>
          </w:tcPr>
          <w:p w14:paraId="728D9B29" w14:textId="77777777" w:rsidR="00B00AFA" w:rsidRPr="0034450C" w:rsidRDefault="00B00AFA" w:rsidP="00B00AFA">
            <w:pPr>
              <w:spacing w:line="360" w:lineRule="auto"/>
              <w:jc w:val="center"/>
              <w:rPr>
                <w:sz w:val="28"/>
                <w:szCs w:val="28"/>
              </w:rPr>
            </w:pPr>
            <w:r w:rsidRPr="0034450C">
              <w:rPr>
                <w:sz w:val="28"/>
                <w:szCs w:val="28"/>
              </w:rPr>
              <w:t xml:space="preserve">Создание </w:t>
            </w:r>
            <w:r>
              <w:rPr>
                <w:sz w:val="28"/>
                <w:szCs w:val="28"/>
              </w:rPr>
              <w:t>потока</w:t>
            </w:r>
          </w:p>
        </w:tc>
        <w:tc>
          <w:tcPr>
            <w:tcW w:w="2832" w:type="dxa"/>
          </w:tcPr>
          <w:p w14:paraId="3D866DCE" w14:textId="77777777" w:rsidR="00B00AFA" w:rsidRPr="0034450C" w:rsidRDefault="00B00AFA" w:rsidP="00D64D1D">
            <w:pPr>
              <w:spacing w:line="360" w:lineRule="auto"/>
              <w:jc w:val="center"/>
              <w:rPr>
                <w:sz w:val="28"/>
                <w:szCs w:val="28"/>
                <w:lang w:val="en-US"/>
              </w:rPr>
            </w:pPr>
            <w:proofErr w:type="spellStart"/>
            <w:r w:rsidRPr="0034450C">
              <w:rPr>
                <w:sz w:val="28"/>
                <w:szCs w:val="28"/>
                <w:lang w:val="en-US"/>
              </w:rPr>
              <w:t>pthread_create</w:t>
            </w:r>
            <w:proofErr w:type="spellEnd"/>
          </w:p>
        </w:tc>
      </w:tr>
      <w:tr w:rsidR="00B00AFA" w:rsidRPr="0034450C" w14:paraId="31F4CB51" w14:textId="77777777" w:rsidTr="00E4385C">
        <w:trPr>
          <w:jc w:val="center"/>
        </w:trPr>
        <w:tc>
          <w:tcPr>
            <w:tcW w:w="4592" w:type="dxa"/>
          </w:tcPr>
          <w:p w14:paraId="54AB4A8F" w14:textId="77777777" w:rsidR="00B00AFA" w:rsidRPr="0034450C" w:rsidRDefault="00B00AFA" w:rsidP="00B00AFA">
            <w:pPr>
              <w:spacing w:line="360" w:lineRule="auto"/>
              <w:jc w:val="center"/>
              <w:rPr>
                <w:sz w:val="28"/>
                <w:szCs w:val="28"/>
              </w:rPr>
            </w:pPr>
            <w:r w:rsidRPr="0034450C">
              <w:rPr>
                <w:sz w:val="28"/>
                <w:szCs w:val="28"/>
              </w:rPr>
              <w:t xml:space="preserve">Получение идентификатора </w:t>
            </w:r>
            <w:r>
              <w:rPr>
                <w:sz w:val="28"/>
                <w:szCs w:val="28"/>
              </w:rPr>
              <w:t>потока</w:t>
            </w:r>
          </w:p>
        </w:tc>
        <w:tc>
          <w:tcPr>
            <w:tcW w:w="2832" w:type="dxa"/>
          </w:tcPr>
          <w:p w14:paraId="4A5820F2" w14:textId="77777777" w:rsidR="00B00AFA" w:rsidRPr="0034450C" w:rsidRDefault="00B00AFA" w:rsidP="00D64D1D">
            <w:pPr>
              <w:spacing w:line="360" w:lineRule="auto"/>
              <w:jc w:val="center"/>
              <w:rPr>
                <w:sz w:val="28"/>
                <w:szCs w:val="28"/>
                <w:lang w:val="en-US"/>
              </w:rPr>
            </w:pPr>
            <w:proofErr w:type="spellStart"/>
            <w:r w:rsidRPr="0034450C">
              <w:rPr>
                <w:sz w:val="28"/>
                <w:szCs w:val="28"/>
                <w:lang w:val="en-US"/>
              </w:rPr>
              <w:t>pthread_self</w:t>
            </w:r>
            <w:proofErr w:type="spellEnd"/>
          </w:p>
        </w:tc>
      </w:tr>
      <w:tr w:rsidR="00B00AFA" w:rsidRPr="0034450C" w14:paraId="4B3B6D12" w14:textId="77777777" w:rsidTr="00E4385C">
        <w:trPr>
          <w:jc w:val="center"/>
        </w:trPr>
        <w:tc>
          <w:tcPr>
            <w:tcW w:w="4592" w:type="dxa"/>
          </w:tcPr>
          <w:p w14:paraId="1728AF61" w14:textId="77777777" w:rsidR="00B00AFA" w:rsidRPr="0034450C" w:rsidRDefault="00B00AFA" w:rsidP="00D64D1D">
            <w:pPr>
              <w:spacing w:line="360" w:lineRule="auto"/>
              <w:jc w:val="center"/>
              <w:rPr>
                <w:sz w:val="28"/>
                <w:szCs w:val="28"/>
              </w:rPr>
            </w:pPr>
            <w:r w:rsidRPr="0034450C">
              <w:rPr>
                <w:sz w:val="28"/>
                <w:szCs w:val="28"/>
              </w:rPr>
              <w:t>Завершение потока</w:t>
            </w:r>
          </w:p>
        </w:tc>
        <w:tc>
          <w:tcPr>
            <w:tcW w:w="2832" w:type="dxa"/>
          </w:tcPr>
          <w:p w14:paraId="0EDCE49F" w14:textId="77777777" w:rsidR="00B00AFA" w:rsidRPr="0034450C" w:rsidRDefault="00B00AFA" w:rsidP="00D64D1D">
            <w:pPr>
              <w:spacing w:line="360" w:lineRule="auto"/>
              <w:jc w:val="center"/>
              <w:rPr>
                <w:sz w:val="28"/>
                <w:szCs w:val="28"/>
                <w:lang w:val="en-US"/>
              </w:rPr>
            </w:pPr>
            <w:proofErr w:type="spellStart"/>
            <w:r w:rsidRPr="0034450C">
              <w:rPr>
                <w:sz w:val="28"/>
                <w:szCs w:val="28"/>
                <w:lang w:val="en-US"/>
              </w:rPr>
              <w:t>pthread_exit</w:t>
            </w:r>
            <w:proofErr w:type="spellEnd"/>
          </w:p>
        </w:tc>
      </w:tr>
      <w:tr w:rsidR="00B00AFA" w:rsidRPr="0034450C" w14:paraId="4DD73C0D" w14:textId="77777777" w:rsidTr="00E4385C">
        <w:trPr>
          <w:jc w:val="center"/>
        </w:trPr>
        <w:tc>
          <w:tcPr>
            <w:tcW w:w="4592" w:type="dxa"/>
          </w:tcPr>
          <w:p w14:paraId="41D4260D" w14:textId="77777777" w:rsidR="00B00AFA" w:rsidRPr="0034450C" w:rsidRDefault="00B00AFA" w:rsidP="00D64D1D">
            <w:pPr>
              <w:spacing w:line="360" w:lineRule="auto"/>
              <w:jc w:val="center"/>
              <w:rPr>
                <w:sz w:val="28"/>
                <w:szCs w:val="28"/>
              </w:rPr>
            </w:pPr>
            <w:r w:rsidRPr="0034450C">
              <w:rPr>
                <w:sz w:val="28"/>
                <w:szCs w:val="28"/>
              </w:rPr>
              <w:t>Посылка сигнала</w:t>
            </w:r>
          </w:p>
        </w:tc>
        <w:tc>
          <w:tcPr>
            <w:tcW w:w="2832" w:type="dxa"/>
          </w:tcPr>
          <w:p w14:paraId="02C4AAC0" w14:textId="77777777" w:rsidR="00B00AFA" w:rsidRPr="0034450C" w:rsidRDefault="00B00AFA" w:rsidP="00D64D1D">
            <w:pPr>
              <w:spacing w:line="360" w:lineRule="auto"/>
              <w:jc w:val="center"/>
              <w:rPr>
                <w:sz w:val="28"/>
                <w:szCs w:val="28"/>
                <w:lang w:val="en-US"/>
              </w:rPr>
            </w:pPr>
            <w:proofErr w:type="spellStart"/>
            <w:r w:rsidRPr="0034450C">
              <w:rPr>
                <w:sz w:val="28"/>
                <w:szCs w:val="28"/>
                <w:lang w:val="en-US"/>
              </w:rPr>
              <w:t>pthread_kill</w:t>
            </w:r>
            <w:proofErr w:type="spellEnd"/>
          </w:p>
        </w:tc>
      </w:tr>
      <w:tr w:rsidR="00B00AFA" w:rsidRPr="0034450C" w14:paraId="322E9E43" w14:textId="77777777" w:rsidTr="00E4385C">
        <w:trPr>
          <w:jc w:val="center"/>
        </w:trPr>
        <w:tc>
          <w:tcPr>
            <w:tcW w:w="4592" w:type="dxa"/>
          </w:tcPr>
          <w:p w14:paraId="55279052" w14:textId="77777777" w:rsidR="00B00AFA" w:rsidRPr="0034450C" w:rsidRDefault="00B00AFA" w:rsidP="00D64D1D">
            <w:pPr>
              <w:spacing w:line="360" w:lineRule="auto"/>
              <w:jc w:val="center"/>
              <w:rPr>
                <w:sz w:val="28"/>
                <w:szCs w:val="28"/>
              </w:rPr>
            </w:pPr>
            <w:r w:rsidRPr="0034450C">
              <w:rPr>
                <w:sz w:val="28"/>
                <w:szCs w:val="28"/>
              </w:rPr>
              <w:t>Ожидание завершения потока</w:t>
            </w:r>
          </w:p>
        </w:tc>
        <w:tc>
          <w:tcPr>
            <w:tcW w:w="2832" w:type="dxa"/>
          </w:tcPr>
          <w:p w14:paraId="69D88336" w14:textId="77777777" w:rsidR="00B00AFA" w:rsidRPr="0034450C" w:rsidRDefault="00B00AFA" w:rsidP="00D64D1D">
            <w:pPr>
              <w:spacing w:line="360" w:lineRule="auto"/>
              <w:jc w:val="center"/>
              <w:rPr>
                <w:sz w:val="28"/>
                <w:szCs w:val="28"/>
                <w:lang w:val="en-US"/>
              </w:rPr>
            </w:pPr>
            <w:proofErr w:type="spellStart"/>
            <w:r w:rsidRPr="0034450C">
              <w:rPr>
                <w:sz w:val="28"/>
                <w:szCs w:val="28"/>
                <w:lang w:val="en-US"/>
              </w:rPr>
              <w:t>pthread_join</w:t>
            </w:r>
            <w:proofErr w:type="spellEnd"/>
          </w:p>
        </w:tc>
      </w:tr>
    </w:tbl>
    <w:p w14:paraId="417A3C8B" w14:textId="77777777" w:rsidR="001A3C80" w:rsidRPr="0034450C" w:rsidRDefault="001A3C80" w:rsidP="001A3C80">
      <w:pPr>
        <w:spacing w:line="360" w:lineRule="auto"/>
        <w:ind w:firstLine="360"/>
        <w:rPr>
          <w:sz w:val="28"/>
          <w:szCs w:val="28"/>
          <w:lang w:val="en-US"/>
        </w:rPr>
      </w:pPr>
    </w:p>
    <w:p w14:paraId="09716FEC" w14:textId="77777777" w:rsidR="001A3C80" w:rsidRPr="0034450C" w:rsidRDefault="001A3C80" w:rsidP="001A3C80">
      <w:pPr>
        <w:spacing w:line="360" w:lineRule="auto"/>
        <w:ind w:firstLine="708"/>
        <w:jc w:val="both"/>
        <w:rPr>
          <w:sz w:val="28"/>
          <w:szCs w:val="28"/>
        </w:rPr>
      </w:pPr>
      <w:r w:rsidRPr="0034450C">
        <w:rPr>
          <w:sz w:val="28"/>
          <w:szCs w:val="28"/>
        </w:rPr>
        <w:t xml:space="preserve">Приоритеты прикладным нитям назначаются при помощи функции </w:t>
      </w:r>
      <w:proofErr w:type="spellStart"/>
      <w:r w:rsidRPr="00EC5F48">
        <w:rPr>
          <w:rStyle w:val="HTML3"/>
          <w:rFonts w:ascii="Times New Roman" w:eastAsia="SimSun" w:hAnsi="Times New Roman"/>
          <w:i/>
          <w:sz w:val="28"/>
          <w:szCs w:val="28"/>
        </w:rPr>
        <w:t>pthread_setprio</w:t>
      </w:r>
      <w:proofErr w:type="spellEnd"/>
      <w:r w:rsidRPr="00EC5F48">
        <w:rPr>
          <w:rStyle w:val="HTML3"/>
          <w:rFonts w:ascii="Times New Roman" w:eastAsia="SimSun" w:hAnsi="Times New Roman"/>
          <w:i/>
          <w:sz w:val="28"/>
          <w:szCs w:val="28"/>
        </w:rPr>
        <w:t>()</w:t>
      </w:r>
      <w:r w:rsidRPr="0034450C">
        <w:rPr>
          <w:sz w:val="28"/>
          <w:szCs w:val="28"/>
        </w:rPr>
        <w:t>. Несвязанные нити с более низким приоритетом получают доступ к ЛП, только когда недоступны несвязанные нити с более высоким приоритетом. Связанные нити имеют свои собственные ЛП, поэтому не нуждаются в установке приоритета уровня нитевой библиотеки.</w:t>
      </w:r>
    </w:p>
    <w:p w14:paraId="5FDF78E4" w14:textId="77777777" w:rsidR="001A3C80" w:rsidRPr="0034450C" w:rsidRDefault="001A3C80" w:rsidP="001A3C80">
      <w:pPr>
        <w:spacing w:line="360" w:lineRule="auto"/>
        <w:ind w:firstLine="708"/>
        <w:jc w:val="both"/>
        <w:rPr>
          <w:rStyle w:val="HTML3"/>
          <w:rFonts w:ascii="Times New Roman" w:eastAsia="SimSun" w:hAnsi="Times New Roman"/>
          <w:sz w:val="28"/>
          <w:szCs w:val="28"/>
        </w:rPr>
      </w:pPr>
      <w:r w:rsidRPr="0034450C">
        <w:rPr>
          <w:rStyle w:val="HTML3"/>
          <w:rFonts w:ascii="Times New Roman" w:eastAsia="SimSun" w:hAnsi="Times New Roman"/>
          <w:sz w:val="28"/>
          <w:szCs w:val="28"/>
        </w:rPr>
        <w:t xml:space="preserve">Приоритеты, устанавливаемые прикладным нитям на уровне нитевой библиотеки, не гарантируют того, что нить с наивысшим приоритетом будет выполняться ранее всех остальных. Это происходит, когда большое количество несвязанных нитей </w:t>
      </w:r>
      <w:r>
        <w:rPr>
          <w:rStyle w:val="HTML3"/>
          <w:rFonts w:ascii="Times New Roman" w:eastAsia="SimSun" w:hAnsi="Times New Roman"/>
          <w:sz w:val="28"/>
          <w:szCs w:val="28"/>
        </w:rPr>
        <w:t>пытаются получить</w:t>
      </w:r>
      <w:r w:rsidRPr="0034450C">
        <w:rPr>
          <w:rStyle w:val="HTML3"/>
          <w:rFonts w:ascii="Times New Roman" w:eastAsia="SimSun" w:hAnsi="Times New Roman"/>
          <w:sz w:val="28"/>
          <w:szCs w:val="28"/>
        </w:rPr>
        <w:t xml:space="preserve"> доступ к </w:t>
      </w:r>
      <w:r>
        <w:rPr>
          <w:rStyle w:val="HTML3"/>
          <w:rFonts w:ascii="Times New Roman" w:eastAsia="SimSun" w:hAnsi="Times New Roman"/>
          <w:sz w:val="28"/>
          <w:szCs w:val="28"/>
        </w:rPr>
        <w:t>ЛП</w:t>
      </w:r>
      <w:r w:rsidRPr="0034450C">
        <w:rPr>
          <w:rStyle w:val="HTML3"/>
          <w:rFonts w:ascii="Times New Roman" w:eastAsia="SimSun" w:hAnsi="Times New Roman"/>
          <w:sz w:val="28"/>
          <w:szCs w:val="28"/>
        </w:rPr>
        <w:t xml:space="preserve">. </w:t>
      </w:r>
    </w:p>
    <w:p w14:paraId="1B2D9999" w14:textId="77777777" w:rsidR="001A3C80" w:rsidRPr="0034450C" w:rsidRDefault="001A3C80" w:rsidP="001A3C80">
      <w:pPr>
        <w:spacing w:line="360" w:lineRule="auto"/>
        <w:ind w:firstLine="708"/>
        <w:jc w:val="both"/>
        <w:rPr>
          <w:rStyle w:val="HTML3"/>
          <w:rFonts w:ascii="Times New Roman" w:eastAsia="SimSun" w:hAnsi="Times New Roman"/>
          <w:sz w:val="28"/>
          <w:szCs w:val="28"/>
        </w:rPr>
      </w:pPr>
      <w:r w:rsidRPr="0034450C">
        <w:rPr>
          <w:rStyle w:val="HTML3"/>
          <w:rFonts w:ascii="Times New Roman" w:eastAsia="SimSun" w:hAnsi="Times New Roman"/>
          <w:sz w:val="28"/>
          <w:szCs w:val="28"/>
        </w:rPr>
        <w:lastRenderedPageBreak/>
        <w:t xml:space="preserve">Для того чтобы этого избежать, необходимо при создании нити связывать ее с </w:t>
      </w:r>
      <w:r>
        <w:rPr>
          <w:rStyle w:val="HTML3"/>
          <w:rFonts w:ascii="Times New Roman" w:eastAsia="SimSun" w:hAnsi="Times New Roman"/>
          <w:sz w:val="28"/>
          <w:szCs w:val="28"/>
        </w:rPr>
        <w:t>ЛП</w:t>
      </w:r>
      <w:r w:rsidRPr="0034450C">
        <w:rPr>
          <w:rStyle w:val="HTML3"/>
          <w:rFonts w:ascii="Times New Roman" w:eastAsia="SimSun" w:hAnsi="Times New Roman"/>
          <w:sz w:val="28"/>
          <w:szCs w:val="28"/>
        </w:rPr>
        <w:t xml:space="preserve">. За управление </w:t>
      </w:r>
      <w:r w:rsidR="00925E86" w:rsidRPr="0034450C">
        <w:rPr>
          <w:rStyle w:val="HTML3"/>
          <w:rFonts w:ascii="Times New Roman" w:eastAsia="SimSun" w:hAnsi="Times New Roman"/>
          <w:sz w:val="28"/>
          <w:szCs w:val="28"/>
        </w:rPr>
        <w:t>приоритетами легковесных</w:t>
      </w:r>
      <w:r w:rsidRPr="0034450C">
        <w:rPr>
          <w:rStyle w:val="HTML3"/>
          <w:rFonts w:ascii="Times New Roman" w:eastAsia="SimSun" w:hAnsi="Times New Roman"/>
          <w:sz w:val="28"/>
          <w:szCs w:val="28"/>
        </w:rPr>
        <w:t xml:space="preserve"> процессов отвечает ядро системы. Прикладная нить, связанная с легковесным процессом, имеющим наибольший приоритет, гарантировано получит доступ к ЦП перед всеми остальными нитями в системе.</w:t>
      </w:r>
    </w:p>
    <w:p w14:paraId="3F6A4318" w14:textId="77777777" w:rsidR="001A3C80" w:rsidRPr="0034450C" w:rsidRDefault="001A3C80" w:rsidP="001A3C80">
      <w:pPr>
        <w:spacing w:line="360" w:lineRule="auto"/>
        <w:ind w:firstLine="708"/>
        <w:jc w:val="both"/>
        <w:rPr>
          <w:sz w:val="28"/>
          <w:szCs w:val="28"/>
        </w:rPr>
      </w:pPr>
      <w:r>
        <w:rPr>
          <w:rStyle w:val="HTML3"/>
          <w:rFonts w:ascii="Times New Roman" w:eastAsia="SimSun" w:hAnsi="Times New Roman"/>
          <w:sz w:val="28"/>
          <w:szCs w:val="28"/>
        </w:rPr>
        <w:t>С другой стороны</w:t>
      </w:r>
      <w:r w:rsidRPr="0034450C">
        <w:rPr>
          <w:sz w:val="28"/>
          <w:szCs w:val="28"/>
        </w:rPr>
        <w:t xml:space="preserve">, когда библиотека создает по одному </w:t>
      </w:r>
      <w:r>
        <w:rPr>
          <w:sz w:val="28"/>
          <w:szCs w:val="28"/>
        </w:rPr>
        <w:t>ЛП</w:t>
      </w:r>
      <w:r w:rsidRPr="0034450C">
        <w:rPr>
          <w:sz w:val="28"/>
          <w:szCs w:val="28"/>
        </w:rPr>
        <w:t xml:space="preserve"> для каждой нити, необходимо большое количество ресурсов ядра и участия ядра во всех операциях синхронизации и выполнения. Это ведет к снижению производительности системы.</w:t>
      </w:r>
    </w:p>
    <w:p w14:paraId="6A9CD89E" w14:textId="77777777" w:rsidR="001A3C80" w:rsidRPr="0034450C" w:rsidRDefault="001A3C80" w:rsidP="001A3C80">
      <w:pPr>
        <w:spacing w:line="360" w:lineRule="auto"/>
        <w:jc w:val="both"/>
        <w:rPr>
          <w:sz w:val="28"/>
          <w:szCs w:val="28"/>
        </w:rPr>
      </w:pPr>
      <w:r w:rsidRPr="0034450C">
        <w:rPr>
          <w:sz w:val="28"/>
          <w:szCs w:val="28"/>
        </w:rPr>
        <w:t>Для создани</w:t>
      </w:r>
      <w:r>
        <w:rPr>
          <w:sz w:val="28"/>
          <w:szCs w:val="28"/>
        </w:rPr>
        <w:t>я</w:t>
      </w:r>
      <w:r w:rsidRPr="0034450C">
        <w:rPr>
          <w:sz w:val="28"/>
          <w:szCs w:val="28"/>
        </w:rPr>
        <w:t xml:space="preserve"> нитей </w:t>
      </w:r>
      <w:r>
        <w:rPr>
          <w:sz w:val="28"/>
          <w:szCs w:val="28"/>
        </w:rPr>
        <w:t>существуют</w:t>
      </w:r>
      <w:r w:rsidRPr="0034450C">
        <w:rPr>
          <w:sz w:val="28"/>
          <w:szCs w:val="28"/>
        </w:rPr>
        <w:t xml:space="preserve"> следующие функции:</w:t>
      </w:r>
    </w:p>
    <w:p w14:paraId="1E2F0AA1" w14:textId="77777777" w:rsidR="001A3C80" w:rsidRPr="0034450C" w:rsidRDefault="001A3C80" w:rsidP="00050B1A">
      <w:pPr>
        <w:numPr>
          <w:ilvl w:val="0"/>
          <w:numId w:val="16"/>
        </w:numPr>
        <w:spacing w:line="360" w:lineRule="auto"/>
        <w:jc w:val="both"/>
        <w:rPr>
          <w:sz w:val="28"/>
          <w:szCs w:val="28"/>
          <w:lang w:val="en-US"/>
        </w:rPr>
      </w:pPr>
      <w:r w:rsidRPr="0034450C">
        <w:rPr>
          <w:sz w:val="28"/>
          <w:szCs w:val="28"/>
          <w:lang w:val="en-US"/>
        </w:rPr>
        <w:t xml:space="preserve">int </w:t>
      </w:r>
      <w:proofErr w:type="spellStart"/>
      <w:r w:rsidRPr="0034450C">
        <w:rPr>
          <w:sz w:val="28"/>
          <w:szCs w:val="28"/>
          <w:lang w:val="en-US"/>
        </w:rPr>
        <w:t>thr_create</w:t>
      </w:r>
      <w:proofErr w:type="spellEnd"/>
      <w:r w:rsidRPr="0034450C">
        <w:rPr>
          <w:sz w:val="28"/>
          <w:szCs w:val="28"/>
          <w:lang w:val="en-US"/>
        </w:rPr>
        <w:t>(void *</w:t>
      </w:r>
      <w:proofErr w:type="spellStart"/>
      <w:r w:rsidRPr="0034450C">
        <w:rPr>
          <w:rStyle w:val="HTML4"/>
          <w:sz w:val="28"/>
          <w:szCs w:val="28"/>
          <w:lang w:val="en-US"/>
        </w:rPr>
        <w:t>stack_base</w:t>
      </w:r>
      <w:proofErr w:type="spellEnd"/>
      <w:r w:rsidRPr="0034450C">
        <w:rPr>
          <w:sz w:val="28"/>
          <w:szCs w:val="28"/>
          <w:lang w:val="en-US"/>
        </w:rPr>
        <w:t xml:space="preserve">, </w:t>
      </w:r>
      <w:proofErr w:type="spellStart"/>
      <w:r w:rsidRPr="0034450C">
        <w:rPr>
          <w:sz w:val="28"/>
          <w:szCs w:val="28"/>
          <w:lang w:val="en-US"/>
        </w:rPr>
        <w:t>size_t</w:t>
      </w:r>
      <w:proofErr w:type="spellEnd"/>
      <w:r w:rsidRPr="0034450C">
        <w:rPr>
          <w:sz w:val="28"/>
          <w:szCs w:val="28"/>
          <w:lang w:val="en-US"/>
        </w:rPr>
        <w:t xml:space="preserve"> </w:t>
      </w:r>
      <w:proofErr w:type="spellStart"/>
      <w:r w:rsidRPr="0034450C">
        <w:rPr>
          <w:rStyle w:val="HTML4"/>
          <w:sz w:val="28"/>
          <w:szCs w:val="28"/>
          <w:lang w:val="en-US"/>
        </w:rPr>
        <w:t>stack_size</w:t>
      </w:r>
      <w:proofErr w:type="spellEnd"/>
      <w:r w:rsidRPr="0034450C">
        <w:rPr>
          <w:sz w:val="28"/>
          <w:szCs w:val="28"/>
          <w:lang w:val="en-US"/>
        </w:rPr>
        <w:t>, void *(*</w:t>
      </w:r>
      <w:proofErr w:type="spellStart"/>
      <w:r w:rsidRPr="0034450C">
        <w:rPr>
          <w:rStyle w:val="HTML4"/>
          <w:sz w:val="28"/>
          <w:szCs w:val="28"/>
          <w:lang w:val="en-US"/>
        </w:rPr>
        <w:t>start_func</w:t>
      </w:r>
      <w:proofErr w:type="spellEnd"/>
      <w:r w:rsidRPr="0034450C">
        <w:rPr>
          <w:sz w:val="28"/>
          <w:szCs w:val="28"/>
          <w:lang w:val="en-US"/>
        </w:rPr>
        <w:t>) (void*), void *</w:t>
      </w:r>
      <w:proofErr w:type="spellStart"/>
      <w:r w:rsidRPr="0034450C">
        <w:rPr>
          <w:rStyle w:val="HTML4"/>
          <w:sz w:val="28"/>
          <w:szCs w:val="28"/>
          <w:lang w:val="en-US"/>
        </w:rPr>
        <w:t>arg</w:t>
      </w:r>
      <w:proofErr w:type="spellEnd"/>
      <w:r w:rsidRPr="0034450C">
        <w:rPr>
          <w:sz w:val="28"/>
          <w:szCs w:val="28"/>
          <w:lang w:val="en-US"/>
        </w:rPr>
        <w:t xml:space="preserve">, long </w:t>
      </w:r>
      <w:r w:rsidRPr="0034450C">
        <w:rPr>
          <w:rStyle w:val="HTML4"/>
          <w:sz w:val="28"/>
          <w:szCs w:val="28"/>
          <w:lang w:val="en-US"/>
        </w:rPr>
        <w:t>flags</w:t>
      </w:r>
      <w:r w:rsidRPr="0034450C">
        <w:rPr>
          <w:sz w:val="28"/>
          <w:szCs w:val="28"/>
          <w:lang w:val="en-US"/>
        </w:rPr>
        <w:t xml:space="preserve">, </w:t>
      </w:r>
      <w:proofErr w:type="spellStart"/>
      <w:r w:rsidRPr="0034450C">
        <w:rPr>
          <w:sz w:val="28"/>
          <w:szCs w:val="28"/>
          <w:lang w:val="en-US"/>
        </w:rPr>
        <w:t>thread_t</w:t>
      </w:r>
      <w:proofErr w:type="spellEnd"/>
      <w:r w:rsidRPr="0034450C">
        <w:rPr>
          <w:sz w:val="28"/>
          <w:szCs w:val="28"/>
          <w:lang w:val="en-US"/>
        </w:rPr>
        <w:t xml:space="preserve"> *</w:t>
      </w:r>
      <w:proofErr w:type="spellStart"/>
      <w:r w:rsidRPr="0034450C">
        <w:rPr>
          <w:rStyle w:val="HTML4"/>
          <w:sz w:val="28"/>
          <w:szCs w:val="28"/>
          <w:lang w:val="en-US"/>
        </w:rPr>
        <w:t>new_thread_ID</w:t>
      </w:r>
      <w:proofErr w:type="spellEnd"/>
      <w:r w:rsidRPr="0034450C">
        <w:rPr>
          <w:sz w:val="28"/>
          <w:szCs w:val="28"/>
          <w:lang w:val="en-US"/>
        </w:rPr>
        <w:t>)</w:t>
      </w:r>
    </w:p>
    <w:p w14:paraId="0DB7852E" w14:textId="77777777" w:rsidR="001A3C80" w:rsidRPr="0034450C" w:rsidRDefault="001A3C80" w:rsidP="001A3C80">
      <w:pPr>
        <w:spacing w:line="360" w:lineRule="auto"/>
        <w:ind w:left="360"/>
        <w:jc w:val="both"/>
        <w:rPr>
          <w:sz w:val="28"/>
          <w:szCs w:val="28"/>
        </w:rPr>
      </w:pPr>
      <w:r>
        <w:rPr>
          <w:sz w:val="28"/>
          <w:szCs w:val="28"/>
        </w:rPr>
        <w:t>Аргументы функции</w:t>
      </w:r>
      <w:r w:rsidRPr="0034450C">
        <w:rPr>
          <w:sz w:val="28"/>
          <w:szCs w:val="28"/>
        </w:rPr>
        <w:t>:</w:t>
      </w:r>
    </w:p>
    <w:p w14:paraId="547CDC26" w14:textId="77777777" w:rsidR="001A3C80" w:rsidRPr="0034450C" w:rsidRDefault="001A3C80" w:rsidP="00050B1A">
      <w:pPr>
        <w:numPr>
          <w:ilvl w:val="1"/>
          <w:numId w:val="16"/>
        </w:numPr>
        <w:spacing w:line="360" w:lineRule="auto"/>
        <w:jc w:val="both"/>
        <w:rPr>
          <w:iCs/>
          <w:sz w:val="28"/>
          <w:szCs w:val="28"/>
        </w:rPr>
      </w:pPr>
      <w:r w:rsidRPr="0034450C">
        <w:rPr>
          <w:rStyle w:val="HTML4"/>
          <w:i w:val="0"/>
          <w:sz w:val="28"/>
          <w:szCs w:val="28"/>
          <w:lang w:val="en-US"/>
        </w:rPr>
        <w:t>stack</w:t>
      </w:r>
      <w:r w:rsidRPr="0034450C">
        <w:rPr>
          <w:rStyle w:val="HTML4"/>
          <w:i w:val="0"/>
          <w:sz w:val="28"/>
          <w:szCs w:val="28"/>
        </w:rPr>
        <w:t>_</w:t>
      </w:r>
      <w:r w:rsidRPr="0034450C">
        <w:rPr>
          <w:rStyle w:val="HTML4"/>
          <w:i w:val="0"/>
          <w:sz w:val="28"/>
          <w:szCs w:val="28"/>
          <w:lang w:val="en-US"/>
        </w:rPr>
        <w:t>base</w:t>
      </w:r>
      <w:r w:rsidRPr="0034450C">
        <w:rPr>
          <w:i/>
          <w:sz w:val="28"/>
          <w:szCs w:val="28"/>
        </w:rPr>
        <w:t xml:space="preserve"> </w:t>
      </w:r>
      <w:r w:rsidRPr="0034450C">
        <w:rPr>
          <w:sz w:val="28"/>
          <w:szCs w:val="28"/>
        </w:rPr>
        <w:t>– начало выделяемой под стек области памяти</w:t>
      </w:r>
    </w:p>
    <w:p w14:paraId="55167E9C" w14:textId="77777777" w:rsidR="001A3C80" w:rsidRPr="0034450C" w:rsidRDefault="001A3C80" w:rsidP="00050B1A">
      <w:pPr>
        <w:numPr>
          <w:ilvl w:val="1"/>
          <w:numId w:val="16"/>
        </w:numPr>
        <w:spacing w:line="360" w:lineRule="auto"/>
        <w:jc w:val="both"/>
        <w:rPr>
          <w:rStyle w:val="HTML4"/>
          <w:i w:val="0"/>
          <w:sz w:val="28"/>
          <w:szCs w:val="28"/>
        </w:rPr>
      </w:pPr>
      <w:r w:rsidRPr="0034450C">
        <w:rPr>
          <w:rStyle w:val="HTML4"/>
          <w:i w:val="0"/>
          <w:sz w:val="28"/>
          <w:szCs w:val="28"/>
          <w:lang w:val="en-US"/>
        </w:rPr>
        <w:t>stack</w:t>
      </w:r>
      <w:r w:rsidRPr="0034450C">
        <w:rPr>
          <w:rStyle w:val="HTML4"/>
          <w:i w:val="0"/>
          <w:sz w:val="28"/>
          <w:szCs w:val="28"/>
        </w:rPr>
        <w:t>_</w:t>
      </w:r>
      <w:r w:rsidRPr="0034450C">
        <w:rPr>
          <w:rStyle w:val="HTML4"/>
          <w:i w:val="0"/>
          <w:sz w:val="28"/>
          <w:szCs w:val="28"/>
          <w:lang w:val="en-US"/>
        </w:rPr>
        <w:t>size</w:t>
      </w:r>
      <w:r w:rsidRPr="0034450C">
        <w:rPr>
          <w:rStyle w:val="HTML4"/>
          <w:i w:val="0"/>
          <w:sz w:val="28"/>
          <w:szCs w:val="28"/>
        </w:rPr>
        <w:t xml:space="preserve"> – размер этой области</w:t>
      </w:r>
    </w:p>
    <w:p w14:paraId="5B041A96" w14:textId="77777777" w:rsidR="001A3C80" w:rsidRPr="0034450C" w:rsidRDefault="001A3C80" w:rsidP="00050B1A">
      <w:pPr>
        <w:numPr>
          <w:ilvl w:val="1"/>
          <w:numId w:val="16"/>
        </w:numPr>
        <w:spacing w:line="360" w:lineRule="auto"/>
        <w:jc w:val="both"/>
        <w:rPr>
          <w:rStyle w:val="HTML4"/>
          <w:i w:val="0"/>
          <w:sz w:val="28"/>
          <w:szCs w:val="28"/>
        </w:rPr>
      </w:pPr>
      <w:r w:rsidRPr="0034450C">
        <w:rPr>
          <w:rStyle w:val="HTML4"/>
          <w:i w:val="0"/>
          <w:sz w:val="28"/>
          <w:szCs w:val="28"/>
          <w:lang w:val="en-US"/>
        </w:rPr>
        <w:t>start</w:t>
      </w:r>
      <w:r w:rsidRPr="0034450C">
        <w:rPr>
          <w:rStyle w:val="HTML4"/>
          <w:i w:val="0"/>
          <w:sz w:val="28"/>
          <w:szCs w:val="28"/>
        </w:rPr>
        <w:t>_</w:t>
      </w:r>
      <w:proofErr w:type="spellStart"/>
      <w:r w:rsidRPr="0034450C">
        <w:rPr>
          <w:rStyle w:val="HTML4"/>
          <w:i w:val="0"/>
          <w:sz w:val="28"/>
          <w:szCs w:val="28"/>
          <w:lang w:val="en-US"/>
        </w:rPr>
        <w:t>func</w:t>
      </w:r>
      <w:proofErr w:type="spellEnd"/>
      <w:r w:rsidRPr="0034450C">
        <w:rPr>
          <w:rStyle w:val="HTML4"/>
          <w:i w:val="0"/>
          <w:sz w:val="28"/>
          <w:szCs w:val="28"/>
        </w:rPr>
        <w:t xml:space="preserve"> – функция-обработчик </w:t>
      </w:r>
      <w:r w:rsidRPr="0034450C">
        <w:rPr>
          <w:rStyle w:val="HTML4"/>
          <w:i w:val="0"/>
          <w:sz w:val="28"/>
          <w:szCs w:val="28"/>
          <w:lang w:val="en-US"/>
        </w:rPr>
        <w:t>thread</w:t>
      </w:r>
    </w:p>
    <w:p w14:paraId="477CC642" w14:textId="77777777" w:rsidR="001A3C80" w:rsidRPr="0034450C" w:rsidRDefault="001A3C80" w:rsidP="00050B1A">
      <w:pPr>
        <w:numPr>
          <w:ilvl w:val="1"/>
          <w:numId w:val="16"/>
        </w:numPr>
        <w:spacing w:line="360" w:lineRule="auto"/>
        <w:jc w:val="both"/>
        <w:rPr>
          <w:rStyle w:val="HTML4"/>
          <w:i w:val="0"/>
          <w:iCs w:val="0"/>
          <w:sz w:val="28"/>
          <w:szCs w:val="28"/>
        </w:rPr>
      </w:pPr>
      <w:proofErr w:type="spellStart"/>
      <w:r w:rsidRPr="0034450C">
        <w:rPr>
          <w:rStyle w:val="HTML4"/>
          <w:i w:val="0"/>
          <w:sz w:val="28"/>
          <w:szCs w:val="28"/>
          <w:lang w:val="en-US"/>
        </w:rPr>
        <w:t>arg</w:t>
      </w:r>
      <w:proofErr w:type="spellEnd"/>
      <w:r w:rsidRPr="0034450C">
        <w:rPr>
          <w:rStyle w:val="HTML4"/>
          <w:i w:val="0"/>
          <w:sz w:val="28"/>
          <w:szCs w:val="28"/>
        </w:rPr>
        <w:t xml:space="preserve"> – аргумент этой функции</w:t>
      </w:r>
    </w:p>
    <w:p w14:paraId="18CE9CAF" w14:textId="77777777" w:rsidR="001A3C80" w:rsidRPr="0034450C" w:rsidRDefault="001A3C80" w:rsidP="00050B1A">
      <w:pPr>
        <w:numPr>
          <w:ilvl w:val="1"/>
          <w:numId w:val="16"/>
        </w:numPr>
        <w:spacing w:line="360" w:lineRule="auto"/>
        <w:jc w:val="both"/>
        <w:rPr>
          <w:rStyle w:val="HTML3"/>
          <w:rFonts w:ascii="Times New Roman" w:eastAsia="SimSun" w:hAnsi="Times New Roman"/>
          <w:sz w:val="28"/>
          <w:szCs w:val="28"/>
        </w:rPr>
      </w:pPr>
      <w:r w:rsidRPr="0034450C">
        <w:rPr>
          <w:rStyle w:val="HTML3"/>
          <w:rFonts w:ascii="Times New Roman" w:eastAsia="SimSun" w:hAnsi="Times New Roman"/>
          <w:sz w:val="28"/>
          <w:szCs w:val="28"/>
          <w:lang w:val="en-US"/>
        </w:rPr>
        <w:t>flags</w:t>
      </w:r>
      <w:r w:rsidRPr="0034450C">
        <w:rPr>
          <w:rStyle w:val="HTML3"/>
          <w:rFonts w:ascii="Times New Roman" w:eastAsia="SimSun" w:hAnsi="Times New Roman"/>
          <w:sz w:val="28"/>
          <w:szCs w:val="28"/>
        </w:rPr>
        <w:t xml:space="preserve"> –</w:t>
      </w:r>
      <w:r w:rsidR="00E65FF7">
        <w:rPr>
          <w:rStyle w:val="HTML3"/>
          <w:rFonts w:ascii="Times New Roman" w:eastAsia="SimSun" w:hAnsi="Times New Roman"/>
          <w:sz w:val="28"/>
          <w:szCs w:val="28"/>
        </w:rPr>
        <w:t xml:space="preserve"> флаги</w:t>
      </w:r>
    </w:p>
    <w:p w14:paraId="495D9CB9" w14:textId="77777777" w:rsidR="001A3C80" w:rsidRPr="0034450C" w:rsidRDefault="001A3C80" w:rsidP="00050B1A">
      <w:pPr>
        <w:numPr>
          <w:ilvl w:val="1"/>
          <w:numId w:val="16"/>
        </w:numPr>
        <w:spacing w:line="360" w:lineRule="auto"/>
        <w:jc w:val="both"/>
        <w:rPr>
          <w:rStyle w:val="HTML3"/>
          <w:rFonts w:ascii="Times New Roman" w:eastAsia="SimSun" w:hAnsi="Times New Roman"/>
          <w:sz w:val="28"/>
          <w:szCs w:val="28"/>
        </w:rPr>
      </w:pPr>
      <w:r w:rsidRPr="0034450C">
        <w:rPr>
          <w:rStyle w:val="HTML4"/>
          <w:i w:val="0"/>
          <w:sz w:val="28"/>
          <w:szCs w:val="28"/>
          <w:lang w:val="en-US"/>
        </w:rPr>
        <w:t>new</w:t>
      </w:r>
      <w:r w:rsidRPr="0034450C">
        <w:rPr>
          <w:rStyle w:val="HTML4"/>
          <w:i w:val="0"/>
          <w:sz w:val="28"/>
          <w:szCs w:val="28"/>
        </w:rPr>
        <w:t>_</w:t>
      </w:r>
      <w:r w:rsidRPr="0034450C">
        <w:rPr>
          <w:rStyle w:val="HTML4"/>
          <w:i w:val="0"/>
          <w:sz w:val="28"/>
          <w:szCs w:val="28"/>
          <w:lang w:val="en-US"/>
        </w:rPr>
        <w:t>thread</w:t>
      </w:r>
      <w:r w:rsidRPr="0034450C">
        <w:rPr>
          <w:rStyle w:val="HTML4"/>
          <w:i w:val="0"/>
          <w:sz w:val="28"/>
          <w:szCs w:val="28"/>
        </w:rPr>
        <w:t>_</w:t>
      </w:r>
      <w:r w:rsidRPr="0034450C">
        <w:rPr>
          <w:rStyle w:val="HTML4"/>
          <w:i w:val="0"/>
          <w:sz w:val="28"/>
          <w:szCs w:val="28"/>
          <w:lang w:val="en-US"/>
        </w:rPr>
        <w:t>ID</w:t>
      </w:r>
      <w:r w:rsidRPr="0034450C">
        <w:rPr>
          <w:rStyle w:val="HTML4"/>
          <w:i w:val="0"/>
          <w:sz w:val="28"/>
          <w:szCs w:val="28"/>
        </w:rPr>
        <w:t xml:space="preserve"> – идентификатор новой нити.</w:t>
      </w:r>
    </w:p>
    <w:p w14:paraId="2752330F" w14:textId="77777777" w:rsidR="001A3C80" w:rsidRPr="0034450C" w:rsidRDefault="001A3C80" w:rsidP="00050B1A">
      <w:pPr>
        <w:numPr>
          <w:ilvl w:val="0"/>
          <w:numId w:val="16"/>
        </w:numPr>
        <w:spacing w:line="360" w:lineRule="auto"/>
        <w:jc w:val="both"/>
        <w:rPr>
          <w:sz w:val="28"/>
          <w:szCs w:val="28"/>
          <w:lang w:val="en-US"/>
        </w:rPr>
      </w:pPr>
      <w:r w:rsidRPr="0034450C">
        <w:rPr>
          <w:sz w:val="28"/>
          <w:szCs w:val="28"/>
          <w:lang w:val="en-US"/>
        </w:rPr>
        <w:t xml:space="preserve">int </w:t>
      </w:r>
      <w:proofErr w:type="spellStart"/>
      <w:r w:rsidRPr="0034450C">
        <w:rPr>
          <w:bCs/>
          <w:sz w:val="28"/>
          <w:szCs w:val="28"/>
          <w:lang w:val="en-US"/>
        </w:rPr>
        <w:t>pthread_create</w:t>
      </w:r>
      <w:proofErr w:type="spellEnd"/>
      <w:r w:rsidRPr="0034450C">
        <w:rPr>
          <w:sz w:val="28"/>
          <w:szCs w:val="28"/>
          <w:lang w:val="en-US"/>
        </w:rPr>
        <w:t>(</w:t>
      </w:r>
      <w:proofErr w:type="spellStart"/>
      <w:r w:rsidRPr="0034450C">
        <w:rPr>
          <w:sz w:val="28"/>
          <w:szCs w:val="28"/>
          <w:lang w:val="en-US"/>
        </w:rPr>
        <w:t>pthread_t</w:t>
      </w:r>
      <w:proofErr w:type="spellEnd"/>
      <w:r w:rsidRPr="0034450C">
        <w:rPr>
          <w:sz w:val="28"/>
          <w:szCs w:val="28"/>
          <w:lang w:val="en-US"/>
        </w:rPr>
        <w:t xml:space="preserve"> *</w:t>
      </w:r>
      <w:r w:rsidRPr="0034450C">
        <w:rPr>
          <w:rStyle w:val="HTML4"/>
          <w:sz w:val="28"/>
          <w:szCs w:val="28"/>
          <w:lang w:val="en-US"/>
        </w:rPr>
        <w:t>thread</w:t>
      </w:r>
      <w:r w:rsidRPr="0034450C">
        <w:rPr>
          <w:sz w:val="28"/>
          <w:szCs w:val="28"/>
          <w:lang w:val="en-US"/>
        </w:rPr>
        <w:t xml:space="preserve">, const </w:t>
      </w:r>
      <w:proofErr w:type="spellStart"/>
      <w:r w:rsidRPr="0034450C">
        <w:rPr>
          <w:sz w:val="28"/>
          <w:szCs w:val="28"/>
          <w:lang w:val="en-US"/>
        </w:rPr>
        <w:t>pthread_attr_t</w:t>
      </w:r>
      <w:proofErr w:type="spellEnd"/>
      <w:r w:rsidRPr="0034450C">
        <w:rPr>
          <w:sz w:val="28"/>
          <w:szCs w:val="28"/>
          <w:lang w:val="en-US"/>
        </w:rPr>
        <w:t xml:space="preserve"> *</w:t>
      </w:r>
      <w:proofErr w:type="spellStart"/>
      <w:r w:rsidRPr="0034450C">
        <w:rPr>
          <w:rStyle w:val="HTML4"/>
          <w:sz w:val="28"/>
          <w:szCs w:val="28"/>
          <w:lang w:val="en-US"/>
        </w:rPr>
        <w:t>attr</w:t>
      </w:r>
      <w:proofErr w:type="spellEnd"/>
      <w:r w:rsidRPr="0034450C">
        <w:rPr>
          <w:sz w:val="28"/>
          <w:szCs w:val="28"/>
          <w:lang w:val="en-US"/>
        </w:rPr>
        <w:t>, void *(*</w:t>
      </w:r>
      <w:proofErr w:type="spellStart"/>
      <w:r w:rsidRPr="0034450C">
        <w:rPr>
          <w:rStyle w:val="HTML4"/>
          <w:sz w:val="28"/>
          <w:szCs w:val="28"/>
          <w:lang w:val="en-US"/>
        </w:rPr>
        <w:t>start_routne</w:t>
      </w:r>
      <w:proofErr w:type="spellEnd"/>
      <w:r w:rsidRPr="0034450C">
        <w:rPr>
          <w:sz w:val="28"/>
          <w:szCs w:val="28"/>
          <w:lang w:val="en-US"/>
        </w:rPr>
        <w:t>) (void*),void *</w:t>
      </w:r>
      <w:proofErr w:type="spellStart"/>
      <w:r w:rsidRPr="0034450C">
        <w:rPr>
          <w:rStyle w:val="HTML4"/>
          <w:sz w:val="28"/>
          <w:szCs w:val="28"/>
          <w:lang w:val="en-US"/>
        </w:rPr>
        <w:t>arg</w:t>
      </w:r>
      <w:proofErr w:type="spellEnd"/>
      <w:r w:rsidRPr="0034450C">
        <w:rPr>
          <w:sz w:val="28"/>
          <w:szCs w:val="28"/>
          <w:lang w:val="en-US"/>
        </w:rPr>
        <w:t>)</w:t>
      </w:r>
    </w:p>
    <w:p w14:paraId="177D95BA" w14:textId="77777777" w:rsidR="001A3C80" w:rsidRPr="0034450C" w:rsidRDefault="001A3C80" w:rsidP="001A3C80">
      <w:pPr>
        <w:spacing w:line="360" w:lineRule="auto"/>
        <w:ind w:firstLine="360"/>
        <w:jc w:val="both"/>
        <w:rPr>
          <w:sz w:val="28"/>
          <w:szCs w:val="28"/>
        </w:rPr>
      </w:pPr>
      <w:r>
        <w:rPr>
          <w:sz w:val="28"/>
          <w:szCs w:val="28"/>
        </w:rPr>
        <w:t>Аргументы функции</w:t>
      </w:r>
      <w:r w:rsidRPr="0034450C">
        <w:rPr>
          <w:sz w:val="28"/>
          <w:szCs w:val="28"/>
        </w:rPr>
        <w:t>:</w:t>
      </w:r>
    </w:p>
    <w:p w14:paraId="47E5BACA" w14:textId="77777777" w:rsidR="001A3C80" w:rsidRPr="0034450C" w:rsidRDefault="001A3C80" w:rsidP="00050B1A">
      <w:pPr>
        <w:numPr>
          <w:ilvl w:val="1"/>
          <w:numId w:val="16"/>
        </w:numPr>
        <w:spacing w:line="360" w:lineRule="auto"/>
        <w:jc w:val="both"/>
        <w:rPr>
          <w:rStyle w:val="HTML4"/>
          <w:i w:val="0"/>
          <w:sz w:val="28"/>
          <w:szCs w:val="28"/>
        </w:rPr>
      </w:pPr>
      <w:r w:rsidRPr="0034450C">
        <w:rPr>
          <w:rStyle w:val="HTML4"/>
          <w:i w:val="0"/>
          <w:sz w:val="28"/>
          <w:szCs w:val="28"/>
          <w:lang w:val="en-US"/>
        </w:rPr>
        <w:t>thread</w:t>
      </w:r>
      <w:r w:rsidRPr="0034450C">
        <w:rPr>
          <w:rStyle w:val="HTML4"/>
          <w:i w:val="0"/>
          <w:sz w:val="28"/>
          <w:szCs w:val="28"/>
        </w:rPr>
        <w:t xml:space="preserve"> – идентификатор новой нити</w:t>
      </w:r>
    </w:p>
    <w:p w14:paraId="533BB664" w14:textId="77777777" w:rsidR="001A3C80" w:rsidRPr="0034450C" w:rsidRDefault="001A3C80" w:rsidP="00050B1A">
      <w:pPr>
        <w:numPr>
          <w:ilvl w:val="1"/>
          <w:numId w:val="16"/>
        </w:numPr>
        <w:spacing w:line="360" w:lineRule="auto"/>
        <w:jc w:val="both"/>
        <w:rPr>
          <w:rStyle w:val="HTML4"/>
          <w:i w:val="0"/>
          <w:sz w:val="28"/>
          <w:szCs w:val="28"/>
        </w:rPr>
      </w:pPr>
      <w:proofErr w:type="spellStart"/>
      <w:r w:rsidRPr="0034450C">
        <w:rPr>
          <w:rStyle w:val="HTML4"/>
          <w:i w:val="0"/>
          <w:sz w:val="28"/>
          <w:szCs w:val="28"/>
          <w:lang w:val="en-US"/>
        </w:rPr>
        <w:t>attr</w:t>
      </w:r>
      <w:proofErr w:type="spellEnd"/>
      <w:r w:rsidRPr="0034450C">
        <w:rPr>
          <w:sz w:val="28"/>
          <w:szCs w:val="28"/>
        </w:rPr>
        <w:t xml:space="preserve"> – атрибуты </w:t>
      </w:r>
      <w:r w:rsidRPr="0034450C">
        <w:rPr>
          <w:rStyle w:val="HTML4"/>
          <w:i w:val="0"/>
          <w:sz w:val="28"/>
          <w:szCs w:val="28"/>
        </w:rPr>
        <w:t xml:space="preserve">нового </w:t>
      </w:r>
      <w:proofErr w:type="spellStart"/>
      <w:r w:rsidRPr="0034450C">
        <w:rPr>
          <w:rStyle w:val="HTML4"/>
          <w:i w:val="0"/>
          <w:sz w:val="28"/>
          <w:szCs w:val="28"/>
          <w:lang w:val="en-US"/>
        </w:rPr>
        <w:t>pthread</w:t>
      </w:r>
      <w:proofErr w:type="spellEnd"/>
    </w:p>
    <w:p w14:paraId="34D10075" w14:textId="77777777" w:rsidR="001A3C80" w:rsidRPr="0034450C" w:rsidRDefault="001A3C80" w:rsidP="00050B1A">
      <w:pPr>
        <w:numPr>
          <w:ilvl w:val="1"/>
          <w:numId w:val="16"/>
        </w:numPr>
        <w:spacing w:line="360" w:lineRule="auto"/>
        <w:jc w:val="both"/>
        <w:rPr>
          <w:rStyle w:val="HTML4"/>
          <w:i w:val="0"/>
          <w:sz w:val="28"/>
          <w:szCs w:val="28"/>
        </w:rPr>
      </w:pPr>
      <w:r w:rsidRPr="0034450C">
        <w:rPr>
          <w:rStyle w:val="HTML4"/>
          <w:i w:val="0"/>
          <w:sz w:val="28"/>
          <w:szCs w:val="28"/>
          <w:lang w:val="en-US"/>
        </w:rPr>
        <w:t>start</w:t>
      </w:r>
      <w:r w:rsidRPr="0034450C">
        <w:rPr>
          <w:rStyle w:val="HTML4"/>
          <w:i w:val="0"/>
          <w:sz w:val="28"/>
          <w:szCs w:val="28"/>
        </w:rPr>
        <w:t>_</w:t>
      </w:r>
      <w:proofErr w:type="spellStart"/>
      <w:r w:rsidRPr="0034450C">
        <w:rPr>
          <w:rStyle w:val="HTML4"/>
          <w:i w:val="0"/>
          <w:sz w:val="28"/>
          <w:szCs w:val="28"/>
          <w:lang w:val="en-US"/>
        </w:rPr>
        <w:t>routne</w:t>
      </w:r>
      <w:proofErr w:type="spellEnd"/>
      <w:r w:rsidRPr="0034450C">
        <w:rPr>
          <w:rStyle w:val="HTML4"/>
          <w:i w:val="0"/>
          <w:sz w:val="28"/>
          <w:szCs w:val="28"/>
        </w:rPr>
        <w:t xml:space="preserve"> – функция-обработчик</w:t>
      </w:r>
    </w:p>
    <w:p w14:paraId="510B5215" w14:textId="77777777" w:rsidR="001A3C80" w:rsidRPr="0034450C" w:rsidRDefault="001A3C80" w:rsidP="00050B1A">
      <w:pPr>
        <w:numPr>
          <w:ilvl w:val="1"/>
          <w:numId w:val="16"/>
        </w:numPr>
        <w:spacing w:line="360" w:lineRule="auto"/>
        <w:jc w:val="both"/>
        <w:rPr>
          <w:rStyle w:val="HTML4"/>
          <w:i w:val="0"/>
          <w:sz w:val="28"/>
          <w:szCs w:val="28"/>
        </w:rPr>
      </w:pPr>
      <w:proofErr w:type="spellStart"/>
      <w:r w:rsidRPr="0034450C">
        <w:rPr>
          <w:rStyle w:val="HTML4"/>
          <w:i w:val="0"/>
          <w:sz w:val="28"/>
          <w:szCs w:val="28"/>
          <w:lang w:val="en-US"/>
        </w:rPr>
        <w:t>arg</w:t>
      </w:r>
      <w:proofErr w:type="spellEnd"/>
      <w:r w:rsidRPr="0034450C">
        <w:rPr>
          <w:rStyle w:val="HTML4"/>
          <w:i w:val="0"/>
          <w:sz w:val="28"/>
          <w:szCs w:val="28"/>
        </w:rPr>
        <w:t xml:space="preserve"> – аргумент функции-обработчика</w:t>
      </w:r>
    </w:p>
    <w:p w14:paraId="3A58D7B4" w14:textId="77777777" w:rsidR="001A3C80" w:rsidRPr="0034450C" w:rsidRDefault="001A3C80" w:rsidP="001A3C80">
      <w:pPr>
        <w:spacing w:line="360" w:lineRule="auto"/>
        <w:ind w:firstLine="708"/>
        <w:jc w:val="both"/>
        <w:rPr>
          <w:rStyle w:val="HTML4"/>
          <w:i w:val="0"/>
          <w:sz w:val="28"/>
          <w:szCs w:val="28"/>
        </w:rPr>
      </w:pPr>
      <w:r w:rsidRPr="0034450C">
        <w:rPr>
          <w:rStyle w:val="HTML4"/>
          <w:i w:val="0"/>
          <w:sz w:val="28"/>
          <w:szCs w:val="28"/>
        </w:rPr>
        <w:t xml:space="preserve">Создать легковесный процесс можно с помощью </w:t>
      </w:r>
      <w:r w:rsidR="00925E86" w:rsidRPr="0034450C">
        <w:rPr>
          <w:rStyle w:val="HTML4"/>
          <w:i w:val="0"/>
          <w:sz w:val="28"/>
          <w:szCs w:val="28"/>
        </w:rPr>
        <w:t>функции _</w:t>
      </w:r>
      <w:r w:rsidRPr="0034450C">
        <w:rPr>
          <w:bCs/>
          <w:sz w:val="28"/>
          <w:szCs w:val="28"/>
        </w:rPr>
        <w:t>l</w:t>
      </w:r>
      <w:r w:rsidR="00925E86">
        <w:rPr>
          <w:bCs/>
          <w:sz w:val="28"/>
          <w:szCs w:val="28"/>
        </w:rPr>
        <w:t xml:space="preserve">  </w:t>
      </w:r>
      <w:proofErr w:type="spellStart"/>
      <w:r w:rsidRPr="0034450C">
        <w:rPr>
          <w:bCs/>
          <w:sz w:val="28"/>
          <w:szCs w:val="28"/>
        </w:rPr>
        <w:t>p_create</w:t>
      </w:r>
      <w:proofErr w:type="spellEnd"/>
      <w:r w:rsidRPr="0034450C">
        <w:rPr>
          <w:bCs/>
          <w:sz w:val="28"/>
          <w:szCs w:val="28"/>
        </w:rPr>
        <w:t>.</w:t>
      </w:r>
    </w:p>
    <w:p w14:paraId="7D57F9B1" w14:textId="77777777" w:rsidR="001A3C80" w:rsidRPr="006645B6" w:rsidRDefault="001A3C80" w:rsidP="001A3C80">
      <w:pPr>
        <w:pStyle w:val="228"/>
      </w:pPr>
      <w:r w:rsidRPr="0034450C">
        <w:lastRenderedPageBreak/>
        <w:t>Для ОС «Эльбрус</w:t>
      </w:r>
      <w:r>
        <w:t>-Д</w:t>
      </w:r>
      <w:r w:rsidRPr="0034450C">
        <w:t>» время, затрачиваемое на порождение нитей, передачу управления между нитями, является минимальным в случае применения технологии легковесных процессов.</w:t>
      </w:r>
    </w:p>
    <w:p w14:paraId="3312EB52" w14:textId="77777777" w:rsidR="001A3C80" w:rsidRPr="007D0F40" w:rsidRDefault="001A3C80" w:rsidP="001A3C80">
      <w:pPr>
        <w:pStyle w:val="20"/>
      </w:pPr>
      <w:bookmarkStart w:id="10" w:name="_Toc166017152"/>
      <w:r>
        <w:t>1</w:t>
      </w:r>
      <w:r w:rsidRPr="007D0F40">
        <w:t>.</w:t>
      </w:r>
      <w:r>
        <w:t>3.</w:t>
      </w:r>
      <w:r w:rsidRPr="007D0F40">
        <w:t xml:space="preserve"> </w:t>
      </w:r>
      <w:r>
        <w:t>Система обмена</w:t>
      </w:r>
      <w:bookmarkEnd w:id="10"/>
    </w:p>
    <w:p w14:paraId="77DA718B" w14:textId="77777777" w:rsidR="001A3C80" w:rsidRDefault="001A3C80" w:rsidP="001A3C80">
      <w:pPr>
        <w:pStyle w:val="afa"/>
        <w:spacing w:line="360" w:lineRule="auto"/>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8"/>
          <w:szCs w:val="28"/>
        </w:rPr>
        <w:t>Н</w:t>
      </w:r>
      <w:r w:rsidRPr="007066D0">
        <w:rPr>
          <w:rFonts w:ascii="Times New Roman" w:hAnsi="Times New Roman" w:cs="Times New Roman"/>
          <w:sz w:val="28"/>
          <w:szCs w:val="28"/>
        </w:rPr>
        <w:t>а предприятии</w:t>
      </w:r>
      <w:r w:rsidR="00D63BCC">
        <w:rPr>
          <w:rFonts w:ascii="Times New Roman" w:hAnsi="Times New Roman" w:cs="Times New Roman"/>
          <w:sz w:val="28"/>
          <w:szCs w:val="28"/>
        </w:rPr>
        <w:t xml:space="preserve"> </w:t>
      </w:r>
      <w:r w:rsidR="00D63BCC" w:rsidRPr="00D63BCC">
        <w:rPr>
          <w:rFonts w:ascii="Times New Roman" w:hAnsi="Times New Roman" w:cs="Times New Roman"/>
          <w:sz w:val="28"/>
          <w:szCs w:val="28"/>
        </w:rPr>
        <w:t>АО «Концерн «</w:t>
      </w:r>
      <w:proofErr w:type="spellStart"/>
      <w:r w:rsidR="00D63BCC" w:rsidRPr="00D63BCC">
        <w:rPr>
          <w:rFonts w:ascii="Times New Roman" w:hAnsi="Times New Roman" w:cs="Times New Roman"/>
          <w:sz w:val="28"/>
          <w:szCs w:val="28"/>
        </w:rPr>
        <w:t>Океанприбор</w:t>
      </w:r>
      <w:proofErr w:type="spellEnd"/>
      <w:r w:rsidR="00D63BCC" w:rsidRPr="00D63BCC">
        <w:rPr>
          <w:rFonts w:ascii="Times New Roman" w:hAnsi="Times New Roman" w:cs="Times New Roman"/>
          <w:sz w:val="28"/>
          <w:szCs w:val="28"/>
        </w:rPr>
        <w:t>»</w:t>
      </w:r>
      <w:r w:rsidRPr="007066D0">
        <w:rPr>
          <w:rFonts w:ascii="Times New Roman" w:hAnsi="Times New Roman" w:cs="Times New Roman"/>
          <w:sz w:val="28"/>
          <w:szCs w:val="28"/>
        </w:rPr>
        <w:t xml:space="preserve"> был разработан программный продукт, обеспечивающий </w:t>
      </w:r>
      <w:r>
        <w:rPr>
          <w:rFonts w:ascii="Times New Roman" w:hAnsi="Times New Roman" w:cs="Times New Roman"/>
          <w:sz w:val="28"/>
          <w:szCs w:val="28"/>
        </w:rPr>
        <w:t xml:space="preserve">более удобную работу с </w:t>
      </w:r>
      <w:r w:rsidRPr="007066D0">
        <w:rPr>
          <w:rFonts w:ascii="Times New Roman" w:hAnsi="Times New Roman" w:cs="Times New Roman"/>
          <w:sz w:val="28"/>
          <w:szCs w:val="28"/>
        </w:rPr>
        <w:t>обмен</w:t>
      </w:r>
      <w:r>
        <w:rPr>
          <w:rFonts w:ascii="Times New Roman" w:hAnsi="Times New Roman" w:cs="Times New Roman"/>
          <w:sz w:val="28"/>
          <w:szCs w:val="28"/>
        </w:rPr>
        <w:t>ом данными</w:t>
      </w:r>
      <w:r w:rsidRPr="007066D0">
        <w:rPr>
          <w:rFonts w:ascii="Times New Roman" w:hAnsi="Times New Roman" w:cs="Times New Roman"/>
          <w:sz w:val="28"/>
          <w:szCs w:val="28"/>
        </w:rPr>
        <w:t xml:space="preserve"> между </w:t>
      </w:r>
      <w:r>
        <w:rPr>
          <w:rFonts w:ascii="Times New Roman" w:hAnsi="Times New Roman" w:cs="Times New Roman"/>
          <w:sz w:val="28"/>
          <w:szCs w:val="28"/>
        </w:rPr>
        <w:t>процессами и нитями</w:t>
      </w:r>
      <w:r w:rsidRPr="007066D0">
        <w:rPr>
          <w:rFonts w:ascii="Times New Roman" w:hAnsi="Times New Roman" w:cs="Times New Roman"/>
          <w:sz w:val="28"/>
          <w:szCs w:val="28"/>
        </w:rPr>
        <w:t xml:space="preserve"> ПО, как внутри приборов, так и между приборами ЦВК. </w:t>
      </w:r>
    </w:p>
    <w:p w14:paraId="1242C9A6" w14:textId="77777777" w:rsidR="001A3C80" w:rsidRPr="007066D0" w:rsidRDefault="001A3C80" w:rsidP="001A3C80">
      <w:pPr>
        <w:pStyle w:val="afa"/>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066D0">
        <w:rPr>
          <w:rFonts w:ascii="Times New Roman" w:hAnsi="Times New Roman" w:cs="Times New Roman"/>
          <w:sz w:val="28"/>
          <w:szCs w:val="28"/>
        </w:rPr>
        <w:t>Система обмена</w:t>
      </w:r>
      <w:r>
        <w:rPr>
          <w:rFonts w:ascii="Times New Roman" w:hAnsi="Times New Roman" w:cs="Times New Roman"/>
          <w:sz w:val="28"/>
          <w:szCs w:val="28"/>
        </w:rPr>
        <w:t xml:space="preserve"> (СО)</w:t>
      </w:r>
      <w:r w:rsidRPr="007066D0">
        <w:rPr>
          <w:rFonts w:ascii="Times New Roman" w:hAnsi="Times New Roman" w:cs="Times New Roman"/>
          <w:sz w:val="28"/>
          <w:szCs w:val="28"/>
        </w:rPr>
        <w:t xml:space="preserve"> – это набор библиотечных функций, которые подключаются к образу на этапе компоновки и выполняются в контексте задачи пользователя.</w:t>
      </w:r>
      <w:r>
        <w:rPr>
          <w:rFonts w:ascii="Times New Roman" w:hAnsi="Times New Roman" w:cs="Times New Roman"/>
          <w:sz w:val="28"/>
          <w:szCs w:val="28"/>
        </w:rPr>
        <w:t xml:space="preserve"> </w:t>
      </w:r>
      <w:r w:rsidRPr="007066D0">
        <w:rPr>
          <w:rFonts w:ascii="Times New Roman" w:hAnsi="Times New Roman" w:cs="Times New Roman"/>
          <w:sz w:val="28"/>
          <w:szCs w:val="28"/>
        </w:rPr>
        <w:t>«</w:t>
      </w:r>
      <w:r>
        <w:rPr>
          <w:rFonts w:ascii="Times New Roman" w:hAnsi="Times New Roman" w:cs="Times New Roman"/>
          <w:sz w:val="28"/>
          <w:szCs w:val="28"/>
        </w:rPr>
        <w:t>С</w:t>
      </w:r>
      <w:r w:rsidRPr="007066D0">
        <w:rPr>
          <w:rFonts w:ascii="Times New Roman" w:hAnsi="Times New Roman" w:cs="Times New Roman"/>
          <w:sz w:val="28"/>
          <w:szCs w:val="28"/>
        </w:rPr>
        <w:t>истема обмена» обеспечивает:</w:t>
      </w:r>
    </w:p>
    <w:p w14:paraId="273EAB5D" w14:textId="77777777" w:rsidR="001A3C80" w:rsidRPr="007066D0" w:rsidRDefault="001A3C80" w:rsidP="00050B1A">
      <w:pPr>
        <w:pStyle w:val="afa"/>
        <w:numPr>
          <w:ilvl w:val="0"/>
          <w:numId w:val="12"/>
        </w:numPr>
        <w:spacing w:line="360" w:lineRule="auto"/>
        <w:ind w:hanging="11"/>
        <w:jc w:val="both"/>
        <w:rPr>
          <w:rFonts w:ascii="Times New Roman" w:hAnsi="Times New Roman" w:cs="Times New Roman"/>
          <w:sz w:val="28"/>
          <w:szCs w:val="28"/>
        </w:rPr>
      </w:pPr>
      <w:r w:rsidRPr="007066D0">
        <w:rPr>
          <w:rFonts w:ascii="Times New Roman" w:hAnsi="Times New Roman" w:cs="Times New Roman"/>
          <w:sz w:val="28"/>
          <w:szCs w:val="28"/>
        </w:rPr>
        <w:t>Передач</w:t>
      </w:r>
      <w:r>
        <w:rPr>
          <w:rFonts w:ascii="Times New Roman" w:hAnsi="Times New Roman" w:cs="Times New Roman"/>
          <w:sz w:val="28"/>
          <w:szCs w:val="28"/>
        </w:rPr>
        <w:t>у</w:t>
      </w:r>
      <w:r w:rsidRPr="007066D0">
        <w:rPr>
          <w:rFonts w:ascii="Times New Roman" w:hAnsi="Times New Roman" w:cs="Times New Roman"/>
          <w:sz w:val="28"/>
          <w:szCs w:val="28"/>
        </w:rPr>
        <w:t xml:space="preserve"> информации через подготовленные массивы от одной задачи к другой</w:t>
      </w:r>
      <w:r>
        <w:rPr>
          <w:rFonts w:ascii="Times New Roman" w:hAnsi="Times New Roman" w:cs="Times New Roman"/>
          <w:sz w:val="28"/>
          <w:szCs w:val="28"/>
        </w:rPr>
        <w:t>.</w:t>
      </w:r>
    </w:p>
    <w:p w14:paraId="2A40E242" w14:textId="77777777" w:rsidR="001A3C80" w:rsidRPr="007066D0" w:rsidRDefault="001A3C80" w:rsidP="00050B1A">
      <w:pPr>
        <w:pStyle w:val="afa"/>
        <w:numPr>
          <w:ilvl w:val="0"/>
          <w:numId w:val="12"/>
        </w:numPr>
        <w:spacing w:line="360" w:lineRule="auto"/>
        <w:ind w:hanging="11"/>
        <w:jc w:val="both"/>
        <w:rPr>
          <w:rFonts w:ascii="Times New Roman" w:hAnsi="Times New Roman" w:cs="Times New Roman"/>
          <w:sz w:val="28"/>
          <w:szCs w:val="28"/>
        </w:rPr>
      </w:pPr>
      <w:r w:rsidRPr="007066D0">
        <w:rPr>
          <w:rFonts w:ascii="Times New Roman" w:hAnsi="Times New Roman" w:cs="Times New Roman"/>
          <w:sz w:val="28"/>
          <w:szCs w:val="28"/>
        </w:rPr>
        <w:t>Передачу данных о</w:t>
      </w:r>
      <w:r w:rsidR="00D63BCC">
        <w:rPr>
          <w:rFonts w:ascii="Times New Roman" w:hAnsi="Times New Roman" w:cs="Times New Roman"/>
          <w:sz w:val="28"/>
          <w:szCs w:val="28"/>
        </w:rPr>
        <w:t>т одной задачи к другим задачам</w:t>
      </w:r>
    </w:p>
    <w:p w14:paraId="1634BECB" w14:textId="77777777" w:rsidR="001A3C80" w:rsidRPr="007066D0" w:rsidRDefault="001A3C80" w:rsidP="00050B1A">
      <w:pPr>
        <w:pStyle w:val="afa"/>
        <w:numPr>
          <w:ilvl w:val="0"/>
          <w:numId w:val="12"/>
        </w:numPr>
        <w:spacing w:line="360" w:lineRule="auto"/>
        <w:ind w:hanging="11"/>
        <w:jc w:val="both"/>
        <w:rPr>
          <w:rFonts w:ascii="Times New Roman" w:hAnsi="Times New Roman" w:cs="Times New Roman"/>
          <w:sz w:val="28"/>
          <w:szCs w:val="28"/>
        </w:rPr>
      </w:pPr>
      <w:r w:rsidRPr="007066D0">
        <w:rPr>
          <w:rFonts w:ascii="Times New Roman" w:hAnsi="Times New Roman" w:cs="Times New Roman"/>
          <w:sz w:val="28"/>
          <w:szCs w:val="28"/>
        </w:rPr>
        <w:t>Ожидание прихода данных от одного или нескольких</w:t>
      </w:r>
      <w:r w:rsidR="00D63BCC">
        <w:rPr>
          <w:rFonts w:ascii="Times New Roman" w:hAnsi="Times New Roman" w:cs="Times New Roman"/>
          <w:sz w:val="28"/>
          <w:szCs w:val="28"/>
        </w:rPr>
        <w:t xml:space="preserve"> абонентов в определенное время</w:t>
      </w:r>
    </w:p>
    <w:p w14:paraId="008829CC" w14:textId="77777777" w:rsidR="001A3C80" w:rsidRDefault="00D63BCC" w:rsidP="00050B1A">
      <w:pPr>
        <w:pStyle w:val="afa"/>
        <w:numPr>
          <w:ilvl w:val="0"/>
          <w:numId w:val="12"/>
        </w:numPr>
        <w:spacing w:line="360" w:lineRule="auto"/>
        <w:ind w:hanging="11"/>
        <w:jc w:val="both"/>
        <w:rPr>
          <w:rFonts w:ascii="Times New Roman" w:hAnsi="Times New Roman" w:cs="Times New Roman"/>
          <w:sz w:val="28"/>
          <w:szCs w:val="28"/>
        </w:rPr>
      </w:pPr>
      <w:r>
        <w:rPr>
          <w:rFonts w:ascii="Times New Roman" w:hAnsi="Times New Roman" w:cs="Times New Roman"/>
          <w:sz w:val="28"/>
          <w:szCs w:val="28"/>
        </w:rPr>
        <w:t>Проверка обновления данных</w:t>
      </w:r>
    </w:p>
    <w:p w14:paraId="02B8257E" w14:textId="77777777" w:rsidR="00D63BCC" w:rsidRPr="00D44DD7" w:rsidRDefault="00D63BCC" w:rsidP="00D63BCC">
      <w:pPr>
        <w:pStyle w:val="afa"/>
        <w:spacing w:line="360" w:lineRule="auto"/>
        <w:ind w:left="720"/>
        <w:jc w:val="both"/>
        <w:rPr>
          <w:rFonts w:ascii="Times New Roman" w:hAnsi="Times New Roman" w:cs="Times New Roman"/>
          <w:sz w:val="28"/>
          <w:szCs w:val="28"/>
        </w:rPr>
      </w:pPr>
    </w:p>
    <w:p w14:paraId="6D8316F5"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t>Система обмена имеет следующие функции:</w:t>
      </w:r>
    </w:p>
    <w:p w14:paraId="5914A595"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ioOpenInit</w:t>
      </w:r>
      <w:proofErr w:type="spellEnd"/>
      <w:r w:rsidRPr="007066D0">
        <w:rPr>
          <w:rFonts w:ascii="Times New Roman" w:hAnsi="Times New Roman" w:cs="Times New Roman"/>
          <w:sz w:val="28"/>
          <w:szCs w:val="28"/>
        </w:rPr>
        <w:t xml:space="preserve"> – начало раздела инициализации системы обмена.</w:t>
      </w:r>
    </w:p>
    <w:p w14:paraId="082117EE"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ioCloseInit</w:t>
      </w:r>
      <w:proofErr w:type="spellEnd"/>
      <w:r w:rsidRPr="007066D0">
        <w:rPr>
          <w:rFonts w:ascii="Times New Roman" w:hAnsi="Times New Roman" w:cs="Times New Roman"/>
          <w:sz w:val="28"/>
          <w:szCs w:val="28"/>
        </w:rPr>
        <w:t xml:space="preserve"> – конец раздела инициализации системы обмена.</w:t>
      </w:r>
    </w:p>
    <w:p w14:paraId="789FADEB"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ioOpen</w:t>
      </w:r>
      <w:proofErr w:type="spellEnd"/>
      <w:r w:rsidRPr="007066D0">
        <w:rPr>
          <w:rFonts w:ascii="Times New Roman" w:hAnsi="Times New Roman" w:cs="Times New Roman"/>
          <w:sz w:val="28"/>
          <w:szCs w:val="28"/>
        </w:rPr>
        <w:t xml:space="preserve"> – открытие массива в системе обмена.</w:t>
      </w:r>
    </w:p>
    <w:p w14:paraId="20E013DF"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ioClose</w:t>
      </w:r>
      <w:proofErr w:type="spellEnd"/>
      <w:r w:rsidRPr="007066D0">
        <w:rPr>
          <w:rFonts w:ascii="Times New Roman" w:hAnsi="Times New Roman" w:cs="Times New Roman"/>
          <w:sz w:val="28"/>
          <w:szCs w:val="28"/>
        </w:rPr>
        <w:t xml:space="preserve"> – закрытие массива в системе обмена.</w:t>
      </w:r>
    </w:p>
    <w:p w14:paraId="4F672375"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ioWrite</w:t>
      </w:r>
      <w:proofErr w:type="spellEnd"/>
      <w:r w:rsidRPr="007066D0">
        <w:rPr>
          <w:rFonts w:ascii="Times New Roman" w:hAnsi="Times New Roman" w:cs="Times New Roman"/>
          <w:sz w:val="28"/>
          <w:szCs w:val="28"/>
        </w:rPr>
        <w:t xml:space="preserve"> – передача массива данных.</w:t>
      </w:r>
    </w:p>
    <w:p w14:paraId="42C82A5A"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ioRead</w:t>
      </w:r>
      <w:proofErr w:type="spellEnd"/>
      <w:r w:rsidRPr="007066D0">
        <w:rPr>
          <w:rFonts w:ascii="Times New Roman" w:hAnsi="Times New Roman" w:cs="Times New Roman"/>
          <w:sz w:val="28"/>
          <w:szCs w:val="28"/>
        </w:rPr>
        <w:t xml:space="preserve"> – прием массива данных.</w:t>
      </w:r>
    </w:p>
    <w:p w14:paraId="140D9949"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ioScan</w:t>
      </w:r>
      <w:proofErr w:type="spellEnd"/>
      <w:r w:rsidRPr="007066D0">
        <w:rPr>
          <w:rFonts w:ascii="Times New Roman" w:hAnsi="Times New Roman" w:cs="Times New Roman"/>
          <w:sz w:val="28"/>
          <w:szCs w:val="28"/>
        </w:rPr>
        <w:t xml:space="preserve"> – копирование массива данных из общего буфера без ожидания, с возвратом признака обновления информации.</w:t>
      </w:r>
    </w:p>
    <w:p w14:paraId="68BE5025"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ioLotAdd</w:t>
      </w:r>
      <w:proofErr w:type="spellEnd"/>
      <w:r w:rsidRPr="007066D0">
        <w:rPr>
          <w:rFonts w:ascii="Times New Roman" w:hAnsi="Times New Roman" w:cs="Times New Roman"/>
          <w:sz w:val="28"/>
          <w:szCs w:val="28"/>
        </w:rPr>
        <w:t xml:space="preserve"> – добавление массива в множество ожидаемых массивов.</w:t>
      </w:r>
    </w:p>
    <w:p w14:paraId="68159858"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ioLotAdds</w:t>
      </w:r>
      <w:proofErr w:type="spellEnd"/>
      <w:r w:rsidRPr="007066D0">
        <w:rPr>
          <w:rFonts w:ascii="Times New Roman" w:hAnsi="Times New Roman" w:cs="Times New Roman"/>
          <w:sz w:val="28"/>
          <w:szCs w:val="28"/>
        </w:rPr>
        <w:t xml:space="preserve"> – добавление нескольких массивов в множество.</w:t>
      </w:r>
    </w:p>
    <w:p w14:paraId="1F82604E"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lastRenderedPageBreak/>
        <w:tab/>
      </w:r>
      <w:proofErr w:type="spellStart"/>
      <w:r w:rsidRPr="007066D0">
        <w:rPr>
          <w:rFonts w:ascii="Times New Roman" w:hAnsi="Times New Roman" w:cs="Times New Roman"/>
          <w:b/>
          <w:sz w:val="28"/>
          <w:szCs w:val="28"/>
        </w:rPr>
        <w:t>ioLotAddFunc</w:t>
      </w:r>
      <w:proofErr w:type="spellEnd"/>
      <w:r w:rsidRPr="007066D0">
        <w:rPr>
          <w:rFonts w:ascii="Times New Roman" w:hAnsi="Times New Roman" w:cs="Times New Roman"/>
          <w:sz w:val="28"/>
          <w:szCs w:val="28"/>
        </w:rPr>
        <w:t xml:space="preserve"> – добавление массива в множество с определением функции обработки.</w:t>
      </w:r>
    </w:p>
    <w:p w14:paraId="67B55F3C"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ioLotRead</w:t>
      </w:r>
      <w:proofErr w:type="spellEnd"/>
      <w:r w:rsidRPr="007066D0">
        <w:rPr>
          <w:rFonts w:ascii="Times New Roman" w:hAnsi="Times New Roman" w:cs="Times New Roman"/>
          <w:sz w:val="28"/>
          <w:szCs w:val="28"/>
        </w:rPr>
        <w:t xml:space="preserve"> – ожидание прихода информации по нескольким массивам.</w:t>
      </w:r>
    </w:p>
    <w:p w14:paraId="341364E7"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ioLotRem</w:t>
      </w:r>
      <w:proofErr w:type="spellEnd"/>
      <w:r w:rsidRPr="007066D0">
        <w:rPr>
          <w:rFonts w:ascii="Times New Roman" w:hAnsi="Times New Roman" w:cs="Times New Roman"/>
          <w:sz w:val="28"/>
          <w:szCs w:val="28"/>
        </w:rPr>
        <w:t xml:space="preserve"> – обнуление множества ожидаемых массивов.</w:t>
      </w:r>
    </w:p>
    <w:p w14:paraId="6712BF2B"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ioCancel</w:t>
      </w:r>
      <w:proofErr w:type="spellEnd"/>
      <w:r w:rsidRPr="007066D0">
        <w:rPr>
          <w:rFonts w:ascii="Times New Roman" w:hAnsi="Times New Roman" w:cs="Times New Roman"/>
          <w:sz w:val="28"/>
          <w:szCs w:val="28"/>
        </w:rPr>
        <w:t xml:space="preserve"> – снятие текущего запроса на чтение.</w:t>
      </w:r>
    </w:p>
    <w:p w14:paraId="553CB8E0"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ioExit</w:t>
      </w:r>
      <w:proofErr w:type="spellEnd"/>
      <w:r w:rsidRPr="007066D0">
        <w:rPr>
          <w:rFonts w:ascii="Times New Roman" w:hAnsi="Times New Roman" w:cs="Times New Roman"/>
          <w:sz w:val="28"/>
          <w:szCs w:val="28"/>
        </w:rPr>
        <w:t xml:space="preserve"> – завершение работы системы обмена, с автоматическим закрытием всех дескрипторов.</w:t>
      </w:r>
    </w:p>
    <w:p w14:paraId="158D4491" w14:textId="77777777" w:rsidR="001A3C80" w:rsidRPr="007066D0" w:rsidRDefault="001A3C80" w:rsidP="001A3C80">
      <w:pPr>
        <w:pStyle w:val="afa"/>
        <w:spacing w:line="360" w:lineRule="auto"/>
        <w:jc w:val="both"/>
        <w:rPr>
          <w:rFonts w:ascii="Times New Roman" w:hAnsi="Times New Roman" w:cs="Times New Roman"/>
          <w:sz w:val="28"/>
          <w:szCs w:val="28"/>
        </w:rPr>
      </w:pPr>
      <w:r w:rsidRPr="007066D0">
        <w:rPr>
          <w:rFonts w:ascii="Times New Roman" w:hAnsi="Times New Roman" w:cs="Times New Roman"/>
          <w:sz w:val="28"/>
          <w:szCs w:val="28"/>
        </w:rPr>
        <w:tab/>
      </w:r>
      <w:proofErr w:type="spellStart"/>
      <w:r w:rsidRPr="007066D0">
        <w:rPr>
          <w:rFonts w:ascii="Times New Roman" w:hAnsi="Times New Roman" w:cs="Times New Roman"/>
          <w:b/>
          <w:sz w:val="28"/>
          <w:szCs w:val="28"/>
        </w:rPr>
        <w:t>ioGetPrm</w:t>
      </w:r>
      <w:proofErr w:type="spellEnd"/>
      <w:r w:rsidRPr="007066D0">
        <w:rPr>
          <w:rFonts w:ascii="Times New Roman" w:hAnsi="Times New Roman" w:cs="Times New Roman"/>
          <w:sz w:val="28"/>
          <w:szCs w:val="28"/>
        </w:rPr>
        <w:t xml:space="preserve"> – чтение параметра без ожидания, с копированием значения параметра в буфер, определенный пользователем.</w:t>
      </w:r>
    </w:p>
    <w:p w14:paraId="678C2453" w14:textId="77777777" w:rsidR="001A3C80" w:rsidRPr="003378A2" w:rsidRDefault="001A3C80" w:rsidP="001A3C80">
      <w:pPr>
        <w:pStyle w:val="228"/>
        <w:rPr>
          <w:rFonts w:eastAsia="Calibri"/>
        </w:rPr>
      </w:pPr>
      <w:r w:rsidRPr="007066D0">
        <w:tab/>
      </w:r>
      <w:proofErr w:type="spellStart"/>
      <w:r w:rsidRPr="007066D0">
        <w:rPr>
          <w:b/>
        </w:rPr>
        <w:t>ioSetPrm</w:t>
      </w:r>
      <w:proofErr w:type="spellEnd"/>
      <w:r w:rsidRPr="007066D0">
        <w:t xml:space="preserve"> – установка значения параметра без передачи массива параметров.</w:t>
      </w:r>
    </w:p>
    <w:p w14:paraId="065A6018" w14:textId="77777777" w:rsidR="00E60B11" w:rsidRPr="00E60B11" w:rsidRDefault="003C7854" w:rsidP="00050B1A">
      <w:pPr>
        <w:pStyle w:val="1"/>
        <w:pageBreakBefore/>
        <w:numPr>
          <w:ilvl w:val="0"/>
          <w:numId w:val="4"/>
        </w:numPr>
        <w:spacing w:after="240" w:line="360" w:lineRule="auto"/>
      </w:pPr>
      <w:bookmarkStart w:id="11" w:name="_Toc166017153"/>
      <w:ins w:id="12" w:author="Шаторная Анастасия Максимовна" w:date="2024-04-23T10:06:00Z">
        <w:r>
          <w:lastRenderedPageBreak/>
          <w:t xml:space="preserve">Глава 2. </w:t>
        </w:r>
      </w:ins>
      <w:r w:rsidR="001A3C80">
        <w:t>Интерфейсы каналов связи</w:t>
      </w:r>
      <w:bookmarkEnd w:id="11"/>
    </w:p>
    <w:p w14:paraId="54252753" w14:textId="77777777" w:rsidR="00B72B0E" w:rsidRPr="00423067" w:rsidRDefault="00B72B0E" w:rsidP="00B72B0E">
      <w:pPr>
        <w:pStyle w:val="228"/>
      </w:pPr>
      <w:r>
        <w:tab/>
      </w:r>
      <w:r w:rsidR="00EB4E44">
        <w:t>Так как</w:t>
      </w:r>
      <w:r>
        <w:t xml:space="preserve"> нити процесса и процессы производят обмен данными между собой при помощи СО, а прием и передача данных в другие системы НК происходит</w:t>
      </w:r>
      <w:r w:rsidR="00423067">
        <w:t xml:space="preserve"> через интерфейсы каналов связи Манчестер, </w:t>
      </w:r>
      <w:r w:rsidR="00423067">
        <w:rPr>
          <w:lang w:val="en-US"/>
        </w:rPr>
        <w:t>Ethernet</w:t>
      </w:r>
      <w:r w:rsidR="00423067">
        <w:t xml:space="preserve">, </w:t>
      </w:r>
      <w:r w:rsidR="00423067">
        <w:rPr>
          <w:lang w:val="en-US"/>
        </w:rPr>
        <w:t>RS</w:t>
      </w:r>
      <w:r w:rsidR="00423067" w:rsidRPr="00423067">
        <w:t>-232</w:t>
      </w:r>
      <w:r w:rsidR="00EB4E44">
        <w:t>, рассмотрим эти интерфейсы.</w:t>
      </w:r>
    </w:p>
    <w:p w14:paraId="3062743E" w14:textId="77777777" w:rsidR="00BC397A" w:rsidRPr="00BC397A" w:rsidRDefault="00B72B0E" w:rsidP="001A3C80">
      <w:pPr>
        <w:pStyle w:val="20"/>
      </w:pPr>
      <w:bookmarkStart w:id="13" w:name="_Toc166017154"/>
      <w:r>
        <w:t xml:space="preserve">2.1. </w:t>
      </w:r>
      <w:r w:rsidR="006B41EA">
        <w:t xml:space="preserve">Интерфейс </w:t>
      </w:r>
      <w:r w:rsidR="00925E86" w:rsidRPr="00BC397A">
        <w:t>Манчестер</w:t>
      </w:r>
      <w:r w:rsidR="00925E86">
        <w:t xml:space="preserve"> (</w:t>
      </w:r>
      <w:proofErr w:type="spellStart"/>
      <w:r w:rsidR="00382FD8" w:rsidRPr="00382FD8">
        <w:t>Manchester</w:t>
      </w:r>
      <w:proofErr w:type="spellEnd"/>
      <w:r w:rsidR="00382FD8">
        <w:t>)</w:t>
      </w:r>
      <w:r w:rsidR="00BC397A" w:rsidRPr="00BC397A">
        <w:t>/ГОСТ Р 52070-2003</w:t>
      </w:r>
      <w:bookmarkEnd w:id="13"/>
    </w:p>
    <w:p w14:paraId="4C12473D" w14:textId="77777777" w:rsidR="007D0F40" w:rsidRDefault="00925E86" w:rsidP="00E753F7">
      <w:pPr>
        <w:pStyle w:val="aff2"/>
        <w:spacing w:after="240"/>
        <w:ind w:firstLine="708"/>
      </w:pPr>
      <w:r w:rsidRPr="00E753F7">
        <w:rPr>
          <w:i/>
        </w:rPr>
        <w:t>Манчестер (</w:t>
      </w:r>
      <w:proofErr w:type="spellStart"/>
      <w:r w:rsidR="00E753F7" w:rsidRPr="00E753F7">
        <w:rPr>
          <w:i/>
        </w:rPr>
        <w:t>Manchester</w:t>
      </w:r>
      <w:proofErr w:type="spellEnd"/>
      <w:r w:rsidR="00E753F7" w:rsidRPr="00E753F7">
        <w:rPr>
          <w:i/>
        </w:rPr>
        <w:t>)</w:t>
      </w:r>
      <w:r w:rsidR="00E753F7">
        <w:rPr>
          <w:b/>
        </w:rPr>
        <w:t xml:space="preserve"> – </w:t>
      </w:r>
      <w:r w:rsidR="00954B87">
        <w:t>используемый для связи между различными электронными модулями в системе.</w:t>
      </w:r>
      <w:r w:rsidR="009F405F">
        <w:t xml:space="preserve"> Был разработан в 1949</w:t>
      </w:r>
      <w:r w:rsidR="006E3076">
        <w:t xml:space="preserve"> </w:t>
      </w:r>
      <w:r w:rsidR="009F405F">
        <w:t>году</w:t>
      </w:r>
      <w:r w:rsidR="0087053D">
        <w:t xml:space="preserve"> для использования в первых компьютерах.</w:t>
      </w:r>
      <w:r w:rsidR="00954B87">
        <w:t xml:space="preserve"> </w:t>
      </w:r>
      <w:r w:rsidR="007520A1" w:rsidRPr="007520A1">
        <w:t xml:space="preserve">Структурная схема технических средств интерфейса в ее основной (базовой) конфигурации приведена на рисунке </w:t>
      </w:r>
      <w:r w:rsidR="00633D1C">
        <w:t>3</w:t>
      </w:r>
      <w:r w:rsidR="007520A1" w:rsidRPr="007520A1">
        <w:t>.</w:t>
      </w:r>
    </w:p>
    <w:p w14:paraId="7443CB65" w14:textId="77777777" w:rsidR="001D72ED" w:rsidRDefault="00C01D80" w:rsidP="00A57436">
      <w:pPr>
        <w:pStyle w:val="aff2"/>
        <w:spacing w:after="240"/>
        <w:ind w:firstLine="0"/>
        <w:jc w:val="center"/>
      </w:pPr>
      <w:r w:rsidRPr="00831F39">
        <w:rPr>
          <w:noProof/>
        </w:rPr>
        <w:drawing>
          <wp:inline distT="0" distB="0" distL="0" distR="0" wp14:anchorId="7AB8FA4F" wp14:editId="2567A95A">
            <wp:extent cx="5915660" cy="2842895"/>
            <wp:effectExtent l="0" t="0" r="0" b="0"/>
            <wp:docPr id="17"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660" cy="2842895"/>
                    </a:xfrm>
                    <a:prstGeom prst="rect">
                      <a:avLst/>
                    </a:prstGeom>
                    <a:noFill/>
                    <a:ln>
                      <a:noFill/>
                    </a:ln>
                  </pic:spPr>
                </pic:pic>
              </a:graphicData>
            </a:graphic>
          </wp:inline>
        </w:drawing>
      </w:r>
    </w:p>
    <w:p w14:paraId="67DED288" w14:textId="77777777" w:rsidR="007520A1" w:rsidRPr="007520A1" w:rsidRDefault="001D72ED" w:rsidP="001D72ED">
      <w:pPr>
        <w:pStyle w:val="aff2"/>
        <w:spacing w:after="240"/>
        <w:ind w:firstLine="708"/>
      </w:pPr>
      <w:r w:rsidRPr="001D72ED">
        <w:t xml:space="preserve">Рисунок </w:t>
      </w:r>
      <w:r w:rsidR="00633D1C">
        <w:t>3</w:t>
      </w:r>
      <w:r w:rsidRPr="001D72ED">
        <w:t xml:space="preserve"> – Структурная схема технических средств интерфейса</w:t>
      </w:r>
    </w:p>
    <w:p w14:paraId="6A3F9A86" w14:textId="77777777" w:rsidR="0078736D" w:rsidRDefault="0078736D" w:rsidP="00954B87">
      <w:pPr>
        <w:pStyle w:val="aff2"/>
        <w:spacing w:after="240"/>
        <w:ind w:firstLine="708"/>
      </w:pPr>
      <w:r w:rsidRPr="0078736D">
        <w:t xml:space="preserve">Интерфейс должен функционировать, асинхронно, в режиме «команда-ответ». Передача информации должна осуществляться полудуплексным способом. Инициирование обмена информацией и управление передачей должен осуществлять только один КШ. Поток информации, передаваемый по </w:t>
      </w:r>
      <w:r>
        <w:lastRenderedPageBreak/>
        <w:t xml:space="preserve">информационной магистрали, </w:t>
      </w:r>
      <w:r w:rsidRPr="0078736D">
        <w:t xml:space="preserve">должен состоять из сообщений, содержащих </w:t>
      </w:r>
      <w:r>
        <w:t xml:space="preserve">КС, ОС, СД, </w:t>
      </w:r>
      <w:r w:rsidR="007472FF">
        <w:t xml:space="preserve">формат передаваемых слов изображен на рисунке </w:t>
      </w:r>
      <w:r w:rsidR="00633D1C">
        <w:t>4</w:t>
      </w:r>
      <w:r>
        <w:t>.</w:t>
      </w:r>
    </w:p>
    <w:p w14:paraId="2517EED5" w14:textId="77777777" w:rsidR="007472FF" w:rsidRDefault="00C01D80" w:rsidP="00EC5F48">
      <w:pPr>
        <w:pStyle w:val="aff2"/>
        <w:spacing w:after="240"/>
        <w:ind w:left="-851"/>
        <w:jc w:val="center"/>
      </w:pPr>
      <w:r w:rsidRPr="00E3756E">
        <w:rPr>
          <w:noProof/>
        </w:rPr>
        <w:drawing>
          <wp:inline distT="0" distB="0" distL="0" distR="0" wp14:anchorId="14D8B6E4" wp14:editId="58ED1075">
            <wp:extent cx="5779698" cy="4356340"/>
            <wp:effectExtent l="0" t="0" r="0"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9318" cy="4356053"/>
                    </a:xfrm>
                    <a:prstGeom prst="rect">
                      <a:avLst/>
                    </a:prstGeom>
                    <a:noFill/>
                    <a:ln>
                      <a:noFill/>
                    </a:ln>
                  </pic:spPr>
                </pic:pic>
              </a:graphicData>
            </a:graphic>
          </wp:inline>
        </w:drawing>
      </w:r>
    </w:p>
    <w:p w14:paraId="2232274A" w14:textId="77777777" w:rsidR="007472FF" w:rsidRPr="007520A1" w:rsidRDefault="007472FF" w:rsidP="007472FF">
      <w:pPr>
        <w:pStyle w:val="aff2"/>
        <w:spacing w:after="240"/>
        <w:ind w:firstLine="708"/>
      </w:pPr>
      <w:r w:rsidRPr="001D72ED">
        <w:t xml:space="preserve">Рисунок </w:t>
      </w:r>
      <w:r w:rsidR="00633D1C">
        <w:t>4</w:t>
      </w:r>
      <w:r w:rsidRPr="001D72ED">
        <w:t xml:space="preserve"> – Структурная схема технических средств интерфейса</w:t>
      </w:r>
    </w:p>
    <w:p w14:paraId="791A076A" w14:textId="77777777" w:rsidR="00954B87" w:rsidRDefault="00954B87" w:rsidP="00954B87">
      <w:pPr>
        <w:pStyle w:val="aff2"/>
        <w:spacing w:after="240"/>
        <w:ind w:firstLine="708"/>
      </w:pPr>
      <w:r>
        <w:t xml:space="preserve">Одной из особенностей является использование контроля синхронизации. </w:t>
      </w:r>
      <w:r w:rsidR="004458DB">
        <w:t>Благодаря четкому разделению</w:t>
      </w:r>
      <w:r w:rsidR="00382FD8">
        <w:t xml:space="preserve"> временных интервалов, </w:t>
      </w:r>
      <w:r>
        <w:t xml:space="preserve">обеспечивает синхронизацию между передатчиком и приемником. Это позволяет избежать ошибок при передаче и обеспечить высокую скорость передачи информации. </w:t>
      </w:r>
      <w:r w:rsidR="00382FD8">
        <w:t xml:space="preserve">Также, его можно использовать для передачи данных на большие расстояния без потерь качества сигнала. </w:t>
      </w:r>
      <w:r>
        <w:t>Еще одной особенностью является возможность передавать в обе стороны, но только в одно и то же время.</w:t>
      </w:r>
      <w:r w:rsidR="00382FD8">
        <w:t xml:space="preserve"> </w:t>
      </w:r>
    </w:p>
    <w:p w14:paraId="769B5CEC" w14:textId="77777777" w:rsidR="007D0F40" w:rsidRDefault="007D0F40" w:rsidP="00954B87">
      <w:pPr>
        <w:pStyle w:val="aff2"/>
        <w:spacing w:after="240"/>
        <w:ind w:firstLine="708"/>
      </w:pPr>
      <w:r>
        <w:t xml:space="preserve">Однако интерфейс имеет некоторые недостатки. Для передачи потребуется двойной пропускной способности канала связи. </w:t>
      </w:r>
      <w:r w:rsidR="0056010F">
        <w:t xml:space="preserve">Также, может </w:t>
      </w:r>
      <w:r w:rsidR="0056010F">
        <w:lastRenderedPageBreak/>
        <w:t>возникнуть задержка в получении информации,</w:t>
      </w:r>
      <w:r w:rsidR="00AB1FD9">
        <w:t xml:space="preserve"> при передач</w:t>
      </w:r>
      <w:r w:rsidR="0034019C">
        <w:t>е</w:t>
      </w:r>
      <w:r w:rsidR="00AB1FD9">
        <w:t xml:space="preserve"> информации, так как приемник должен декодировать каждый бит сигнала.</w:t>
      </w:r>
    </w:p>
    <w:p w14:paraId="4148CDD5" w14:textId="77777777" w:rsidR="0034019C" w:rsidRDefault="00044696" w:rsidP="00954B87">
      <w:pPr>
        <w:pStyle w:val="aff2"/>
        <w:spacing w:after="240"/>
        <w:ind w:firstLine="708"/>
      </w:pPr>
      <w:r>
        <w:t xml:space="preserve">Данные кодируются с использованием изменения в уровне напряжения сигнала. Каждый бит данных представлен изменением уровня напряжения за определенный период времени. </w:t>
      </w:r>
      <w:r w:rsidR="00061E1D" w:rsidRPr="00061E1D">
        <w:t xml:space="preserve">Единица передается как биполярный </w:t>
      </w:r>
      <w:r w:rsidR="00925E86" w:rsidRPr="00061E1D">
        <w:t>кодированный сигнал</w:t>
      </w:r>
      <w:r w:rsidR="00061E1D" w:rsidRPr="00061E1D">
        <w:t xml:space="preserve"> 1/0 (за положительным импульсом следует отрицательный импульс). Нуль передается как биполярный кодированный сигнал 0/1 (за отрицательным импульсом следует положительный импульс). Переход через нулевой уровень осуществляетс</w:t>
      </w:r>
      <w:r w:rsidR="00061E1D">
        <w:t>я в середине интервала времени</w:t>
      </w:r>
      <w:r w:rsidR="00061E1D" w:rsidRPr="00061E1D">
        <w:t>, в течение которого передается информационный разряд</w:t>
      </w:r>
      <w:r w:rsidR="00E753F7">
        <w:t xml:space="preserve">, </w:t>
      </w:r>
      <w:r w:rsidR="007472FF">
        <w:t>изображено</w:t>
      </w:r>
      <w:r w:rsidR="00E753F7">
        <w:t xml:space="preserve"> на рисунке </w:t>
      </w:r>
      <w:r w:rsidR="00B70DBE">
        <w:t>5</w:t>
      </w:r>
      <w:r w:rsidR="00061E1D" w:rsidRPr="00061E1D">
        <w:t>.</w:t>
      </w:r>
    </w:p>
    <w:p w14:paraId="210D4736" w14:textId="77777777" w:rsidR="00E753F7" w:rsidRDefault="00C01D80" w:rsidP="00954B87">
      <w:pPr>
        <w:pStyle w:val="aff2"/>
        <w:spacing w:after="240"/>
        <w:ind w:firstLine="708"/>
      </w:pPr>
      <w:r w:rsidRPr="00E753F7">
        <w:rPr>
          <w:noProof/>
        </w:rPr>
        <w:drawing>
          <wp:inline distT="0" distB="0" distL="0" distR="0" wp14:anchorId="199D4B39" wp14:editId="425B80B4">
            <wp:extent cx="5323840" cy="1828800"/>
            <wp:effectExtent l="0" t="0" r="0" b="0"/>
            <wp:docPr id="5"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3840" cy="1828800"/>
                    </a:xfrm>
                    <a:prstGeom prst="rect">
                      <a:avLst/>
                    </a:prstGeom>
                    <a:noFill/>
                    <a:ln>
                      <a:noFill/>
                    </a:ln>
                  </pic:spPr>
                </pic:pic>
              </a:graphicData>
            </a:graphic>
          </wp:inline>
        </w:drawing>
      </w:r>
    </w:p>
    <w:p w14:paraId="1571AC80" w14:textId="77777777" w:rsidR="00E753F7" w:rsidRDefault="00E753F7" w:rsidP="00E753F7">
      <w:pPr>
        <w:pStyle w:val="aff2"/>
        <w:spacing w:after="240"/>
        <w:ind w:firstLine="708"/>
        <w:jc w:val="center"/>
      </w:pPr>
      <w:r>
        <w:t xml:space="preserve">Рисунок </w:t>
      </w:r>
      <w:r w:rsidR="00B70DBE">
        <w:t>5</w:t>
      </w:r>
      <w:r>
        <w:t xml:space="preserve"> – Кодирование Манчестера</w:t>
      </w:r>
    </w:p>
    <w:p w14:paraId="44F361B9" w14:textId="77777777" w:rsidR="00FC1AFF" w:rsidRPr="00A60D9D" w:rsidRDefault="00A60D9D" w:rsidP="00FC1AFF">
      <w:pPr>
        <w:pStyle w:val="aff2"/>
        <w:spacing w:after="240"/>
        <w:ind w:firstLine="708"/>
      </w:pPr>
      <w:r>
        <w:t>Ячейка</w:t>
      </w:r>
      <w:r w:rsidR="00FC1AFF" w:rsidRPr="00A60D9D">
        <w:t xml:space="preserve"> </w:t>
      </w:r>
      <w:r>
        <w:t xml:space="preserve">Манчестера </w:t>
      </w:r>
      <w:r w:rsidR="00FC1AFF" w:rsidRPr="00A60D9D">
        <w:t>предназначена для обмена информацией между вычислительным комплексом и различными устройствами, подсоединяемыми к вычислительному комплексу через канал обмена, по стандарту «Интерфейс магистральный последовательный системы электронных модулей ГОСТ Р 52070–2003</w:t>
      </w:r>
      <w:r w:rsidR="00592BE5">
        <w:t>»</w:t>
      </w:r>
      <w:r w:rsidR="00FC1AFF" w:rsidRPr="00A60D9D">
        <w:t>.</w:t>
      </w:r>
    </w:p>
    <w:p w14:paraId="47F8CB07" w14:textId="77777777" w:rsidR="002C0A97" w:rsidRDefault="00FC1AFF" w:rsidP="00FC1AFF">
      <w:pPr>
        <w:pStyle w:val="aff2"/>
        <w:spacing w:after="240"/>
        <w:ind w:firstLine="708"/>
      </w:pPr>
      <w:r w:rsidRPr="00A60D9D">
        <w:t xml:space="preserve">Ячейка </w:t>
      </w:r>
      <w:r w:rsidR="00A60D9D">
        <w:t xml:space="preserve">Манчестера </w:t>
      </w:r>
      <w:r w:rsidRPr="00A60D9D">
        <w:t xml:space="preserve">представляет собой модуль в конструктиве РМС, устанавливаемый в вычислительный комплекс с помощью соединителя мезонина РМС, имеющий 2 канала ввода-вывода (основной и резервный), с </w:t>
      </w:r>
      <w:r w:rsidRPr="00A60D9D">
        <w:lastRenderedPageBreak/>
        <w:t xml:space="preserve">темпом обмена 1 Мбит/с и возможным удалением 100 м. Связь с вычислительным комплексом осуществляется по шине PCI. </w:t>
      </w:r>
    </w:p>
    <w:p w14:paraId="2E9196B3" w14:textId="77777777" w:rsidR="00423067" w:rsidRDefault="00423067" w:rsidP="00423067">
      <w:pPr>
        <w:pStyle w:val="aff2"/>
        <w:spacing w:after="240"/>
        <w:ind w:firstLine="708"/>
      </w:pPr>
      <w:r>
        <w:rPr>
          <w:noProof/>
        </w:rPr>
        <w:t xml:space="preserve">Для написания тестовых программ были использованны следующие стандартные библиотеки языка Си: </w:t>
      </w:r>
      <w:r w:rsidRPr="00B55E43">
        <w:rPr>
          <w:i/>
          <w:noProof/>
          <w:lang w:val="en-US"/>
        </w:rPr>
        <w:t>stdio</w:t>
      </w:r>
      <w:r w:rsidRPr="00B55E43">
        <w:rPr>
          <w:i/>
          <w:noProof/>
        </w:rPr>
        <w:t>.</w:t>
      </w:r>
      <w:r w:rsidRPr="00B55E43">
        <w:rPr>
          <w:i/>
          <w:noProof/>
          <w:lang w:val="en-US"/>
        </w:rPr>
        <w:t>h</w:t>
      </w:r>
      <w:r w:rsidRPr="00B55E43">
        <w:rPr>
          <w:i/>
          <w:noProof/>
        </w:rPr>
        <w:t xml:space="preserve">, </w:t>
      </w:r>
      <w:r w:rsidRPr="00B55E43">
        <w:rPr>
          <w:i/>
          <w:noProof/>
          <w:lang w:val="en-US"/>
        </w:rPr>
        <w:t>stdlib</w:t>
      </w:r>
      <w:r w:rsidRPr="00B55E43">
        <w:rPr>
          <w:i/>
          <w:noProof/>
        </w:rPr>
        <w:t>.</w:t>
      </w:r>
      <w:r w:rsidRPr="00B55E43">
        <w:rPr>
          <w:i/>
          <w:noProof/>
          <w:lang w:val="en-US"/>
        </w:rPr>
        <w:t>h</w:t>
      </w:r>
      <w:r w:rsidRPr="00B55E43">
        <w:rPr>
          <w:i/>
          <w:noProof/>
        </w:rPr>
        <w:t>.</w:t>
      </w:r>
      <w:r>
        <w:rPr>
          <w:i/>
          <w:noProof/>
        </w:rPr>
        <w:t xml:space="preserve"> </w:t>
      </w:r>
      <w:r w:rsidRPr="002A6EFB">
        <w:t xml:space="preserve">При работе с устройством используются стандартные функции языка Си: </w:t>
      </w:r>
      <w:proofErr w:type="spellStart"/>
      <w:r w:rsidRPr="002A6EFB">
        <w:t>open</w:t>
      </w:r>
      <w:proofErr w:type="spellEnd"/>
      <w:r w:rsidRPr="002A6EFB">
        <w:t xml:space="preserve">(), </w:t>
      </w:r>
      <w:proofErr w:type="spellStart"/>
      <w:r w:rsidRPr="002A6EFB">
        <w:t>close</w:t>
      </w:r>
      <w:proofErr w:type="spellEnd"/>
      <w:r w:rsidRPr="002A6EFB">
        <w:t xml:space="preserve">(), </w:t>
      </w:r>
      <w:proofErr w:type="spellStart"/>
      <w:r w:rsidRPr="002A6EFB">
        <w:t>read</w:t>
      </w:r>
      <w:proofErr w:type="spellEnd"/>
      <w:r w:rsidRPr="002A6EFB">
        <w:t>(),</w:t>
      </w:r>
      <w:r w:rsidRPr="00DE2352">
        <w:t xml:space="preserve"> </w:t>
      </w:r>
      <w:proofErr w:type="spellStart"/>
      <w:r w:rsidRPr="002A6EFB">
        <w:t>write</w:t>
      </w:r>
      <w:proofErr w:type="spellEnd"/>
      <w:r w:rsidRPr="002A6EFB">
        <w:t xml:space="preserve">(), </w:t>
      </w:r>
      <w:proofErr w:type="spellStart"/>
      <w:r w:rsidRPr="002A6EFB">
        <w:t>poll</w:t>
      </w:r>
      <w:proofErr w:type="spellEnd"/>
      <w:r w:rsidRPr="002A6EFB">
        <w:t xml:space="preserve">(), </w:t>
      </w:r>
      <w:proofErr w:type="spellStart"/>
      <w:r w:rsidRPr="002A6EFB">
        <w:t>ioctl</w:t>
      </w:r>
      <w:proofErr w:type="spellEnd"/>
      <w:r w:rsidRPr="002A6EFB">
        <w:t xml:space="preserve">(), </w:t>
      </w:r>
      <w:proofErr w:type="spellStart"/>
      <w:r w:rsidRPr="002A6EFB">
        <w:t>mmap</w:t>
      </w:r>
      <w:proofErr w:type="spellEnd"/>
      <w:r w:rsidRPr="002A6EFB">
        <w:t>()</w:t>
      </w:r>
      <w:r w:rsidR="00F92C6F" w:rsidRPr="002A6EFB" w:rsidDel="00F92C6F">
        <w:t xml:space="preserve"> </w:t>
      </w:r>
      <w:r w:rsidRPr="00A60D9D">
        <w:t>[</w:t>
      </w:r>
      <w:r w:rsidRPr="00F712A7">
        <w:t>6</w:t>
      </w:r>
      <w:r w:rsidRPr="00A60D9D">
        <w:t>]</w:t>
      </w:r>
      <w:r w:rsidR="00F92C6F">
        <w:t>.</w:t>
      </w:r>
      <w:r w:rsidRPr="002A6EFB">
        <w:t xml:space="preserve"> Перед передачей данных, в каждой из них был проинициализирован модуль Манчестер. </w:t>
      </w:r>
    </w:p>
    <w:p w14:paraId="224F0BA0" w14:textId="77777777" w:rsidR="00423067" w:rsidRDefault="00423067" w:rsidP="00423067">
      <w:pPr>
        <w:pStyle w:val="aff2"/>
        <w:spacing w:after="240"/>
        <w:ind w:firstLine="708"/>
      </w:pPr>
      <w:r>
        <w:t>Были разработаны две программы</w:t>
      </w:r>
      <w:r w:rsidRPr="00CD3855">
        <w:t xml:space="preserve"> </w:t>
      </w:r>
      <w:r w:rsidRPr="00F712A7">
        <w:rPr>
          <w:i/>
          <w:lang w:val="en-US"/>
        </w:rPr>
        <w:t>BC</w:t>
      </w:r>
      <w:r w:rsidRPr="00F712A7">
        <w:rPr>
          <w:i/>
        </w:rPr>
        <w:t>.</w:t>
      </w:r>
      <w:r w:rsidR="00925E86" w:rsidRPr="00F712A7">
        <w:rPr>
          <w:i/>
          <w:lang w:val="en-US"/>
        </w:rPr>
        <w:t>c</w:t>
      </w:r>
      <w:r w:rsidR="00925E86">
        <w:rPr>
          <w:i/>
        </w:rPr>
        <w:t xml:space="preserve"> </w:t>
      </w:r>
      <w:r w:rsidR="00925E86">
        <w:t>(</w:t>
      </w:r>
      <w:r>
        <w:rPr>
          <w:lang w:val="en-US"/>
        </w:rPr>
        <w:t>bus</w:t>
      </w:r>
      <w:r w:rsidRPr="00745EEB">
        <w:t xml:space="preserve"> </w:t>
      </w:r>
      <w:r>
        <w:rPr>
          <w:lang w:val="en-US"/>
        </w:rPr>
        <w:t>controller</w:t>
      </w:r>
      <w:r>
        <w:t xml:space="preserve">, Контроллер шины) и </w:t>
      </w:r>
      <w:r w:rsidRPr="00F712A7">
        <w:rPr>
          <w:i/>
          <w:lang w:val="en-US"/>
        </w:rPr>
        <w:t>RT</w:t>
      </w:r>
      <w:r w:rsidRPr="00F712A7">
        <w:rPr>
          <w:i/>
        </w:rPr>
        <w:t>.</w:t>
      </w:r>
      <w:r w:rsidRPr="00F712A7">
        <w:rPr>
          <w:i/>
          <w:lang w:val="en-US"/>
        </w:rPr>
        <w:t>c</w:t>
      </w:r>
      <w:r>
        <w:t xml:space="preserve"> (</w:t>
      </w:r>
      <w:r>
        <w:rPr>
          <w:lang w:val="en-US"/>
        </w:rPr>
        <w:t>remote</w:t>
      </w:r>
      <w:r w:rsidRPr="00745EEB">
        <w:t xml:space="preserve"> </w:t>
      </w:r>
      <w:r>
        <w:rPr>
          <w:lang w:val="en-US"/>
        </w:rPr>
        <w:t>terminal</w:t>
      </w:r>
      <w:r>
        <w:t>, Оконечное устройство). Устройство КК</w:t>
      </w:r>
      <w:r w:rsidRPr="00745EEB">
        <w:t xml:space="preserve"> </w:t>
      </w:r>
      <w:r>
        <w:t xml:space="preserve">отправляет данные в ОУ, в случае успеха </w:t>
      </w:r>
      <w:r>
        <w:rPr>
          <w:lang w:val="en-US"/>
        </w:rPr>
        <w:t>BC</w:t>
      </w:r>
      <w:r w:rsidRPr="009653EA">
        <w:t xml:space="preserve"> </w:t>
      </w:r>
      <w:r>
        <w:t xml:space="preserve">получает ответное </w:t>
      </w:r>
      <w:r w:rsidR="00925E86">
        <w:t>слово (</w:t>
      </w:r>
      <w:r>
        <w:t xml:space="preserve">ОС), рисунок </w:t>
      </w:r>
      <w:r w:rsidR="00B70DBE">
        <w:t>6</w:t>
      </w:r>
      <w:r>
        <w:t>.</w:t>
      </w:r>
    </w:p>
    <w:p w14:paraId="4D7DAE40" w14:textId="77777777" w:rsidR="00423067" w:rsidRDefault="00C01D80" w:rsidP="00423067">
      <w:pPr>
        <w:spacing w:after="240"/>
        <w:jc w:val="center"/>
        <w:rPr>
          <w:noProof/>
        </w:rPr>
      </w:pPr>
      <w:r w:rsidRPr="00FF7318">
        <w:rPr>
          <w:noProof/>
        </w:rPr>
        <w:drawing>
          <wp:inline distT="0" distB="0" distL="0" distR="0" wp14:anchorId="4B655FAB" wp14:editId="0B13FAA4">
            <wp:extent cx="2973070" cy="3142615"/>
            <wp:effectExtent l="0" t="0" r="0" b="0"/>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3070" cy="3142615"/>
                    </a:xfrm>
                    <a:prstGeom prst="rect">
                      <a:avLst/>
                    </a:prstGeom>
                    <a:noFill/>
                    <a:ln>
                      <a:noFill/>
                    </a:ln>
                  </pic:spPr>
                </pic:pic>
              </a:graphicData>
            </a:graphic>
          </wp:inline>
        </w:drawing>
      </w:r>
    </w:p>
    <w:p w14:paraId="69929EC5" w14:textId="77777777" w:rsidR="00423067" w:rsidRPr="002A6EFB" w:rsidRDefault="00423067" w:rsidP="00423067">
      <w:pPr>
        <w:spacing w:after="240"/>
        <w:jc w:val="center"/>
        <w:rPr>
          <w:noProof/>
          <w:sz w:val="28"/>
        </w:rPr>
      </w:pPr>
      <w:r w:rsidRPr="00930CCB">
        <w:rPr>
          <w:noProof/>
          <w:sz w:val="28"/>
        </w:rPr>
        <w:t xml:space="preserve">Рисунок </w:t>
      </w:r>
      <w:r w:rsidR="00B70DBE">
        <w:rPr>
          <w:noProof/>
          <w:sz w:val="28"/>
        </w:rPr>
        <w:t>6</w:t>
      </w:r>
      <w:r w:rsidRPr="00930CCB">
        <w:rPr>
          <w:noProof/>
          <w:sz w:val="28"/>
        </w:rPr>
        <w:t xml:space="preserve"> –</w:t>
      </w:r>
      <w:r>
        <w:rPr>
          <w:noProof/>
          <w:sz w:val="28"/>
        </w:rPr>
        <w:t xml:space="preserve"> С</w:t>
      </w:r>
      <w:r w:rsidRPr="00930CCB">
        <w:rPr>
          <w:noProof/>
          <w:sz w:val="28"/>
        </w:rPr>
        <w:t xml:space="preserve">хема </w:t>
      </w:r>
      <w:r>
        <w:rPr>
          <w:noProof/>
          <w:sz w:val="28"/>
        </w:rPr>
        <w:t>обмена данными между двумя</w:t>
      </w:r>
      <w:r w:rsidRPr="00930CCB">
        <w:rPr>
          <w:noProof/>
          <w:sz w:val="28"/>
        </w:rPr>
        <w:t xml:space="preserve"> устройств</w:t>
      </w:r>
      <w:r>
        <w:rPr>
          <w:noProof/>
          <w:sz w:val="28"/>
        </w:rPr>
        <w:t xml:space="preserve">ами соедененными через </w:t>
      </w:r>
      <w:r>
        <w:rPr>
          <w:bCs/>
          <w:color w:val="000000"/>
          <w:sz w:val="28"/>
          <w:szCs w:val="28"/>
        </w:rPr>
        <w:t>Манчестер, в одном ВК</w:t>
      </w:r>
    </w:p>
    <w:p w14:paraId="38E1DD62" w14:textId="77777777" w:rsidR="00423067" w:rsidRDefault="00423067" w:rsidP="00423067">
      <w:pPr>
        <w:pStyle w:val="aff2"/>
        <w:spacing w:after="240"/>
        <w:ind w:firstLine="708"/>
      </w:pPr>
      <w:r>
        <w:t>Обмен производился с использованием следующих форматов:</w:t>
      </w:r>
    </w:p>
    <w:p w14:paraId="4BF6CF12" w14:textId="77777777" w:rsidR="00423067" w:rsidRPr="00952195" w:rsidRDefault="00423067" w:rsidP="00050B1A">
      <w:pPr>
        <w:pStyle w:val="aff2"/>
        <w:numPr>
          <w:ilvl w:val="0"/>
          <w:numId w:val="5"/>
        </w:numPr>
        <w:spacing w:after="240"/>
      </w:pPr>
      <w:r w:rsidRPr="00952195">
        <w:t>Формат 1</w:t>
      </w:r>
      <w:r>
        <w:t xml:space="preserve"> –</w:t>
      </w:r>
      <w:r w:rsidRPr="00952195">
        <w:t xml:space="preserve"> передача данных от КШ к ОУ;</w:t>
      </w:r>
    </w:p>
    <w:p w14:paraId="5672B08B" w14:textId="77777777" w:rsidR="00423067" w:rsidRDefault="00423067" w:rsidP="00050B1A">
      <w:pPr>
        <w:pStyle w:val="aff2"/>
        <w:numPr>
          <w:ilvl w:val="0"/>
          <w:numId w:val="5"/>
        </w:numPr>
        <w:spacing w:after="240"/>
      </w:pPr>
      <w:r w:rsidRPr="00952195">
        <w:t>Формат 2</w:t>
      </w:r>
      <w:r>
        <w:t xml:space="preserve"> – </w:t>
      </w:r>
      <w:r w:rsidRPr="00952195">
        <w:t>передача данных от ОУ к КШ.</w:t>
      </w:r>
      <w:r>
        <w:t xml:space="preserve"> </w:t>
      </w:r>
    </w:p>
    <w:p w14:paraId="08EB9785" w14:textId="77777777" w:rsidR="00423067" w:rsidRPr="00952195" w:rsidRDefault="00423067" w:rsidP="00423067">
      <w:pPr>
        <w:pStyle w:val="aff2"/>
        <w:spacing w:after="240"/>
        <w:ind w:firstLine="708"/>
      </w:pPr>
      <w:r>
        <w:lastRenderedPageBreak/>
        <w:t>При обмене данными через Формат 1 КШ отправляет Сообщение в ОУ. При успешном выполнении ОУ возвращает ОС. При обмене данными через Формат 2 КШ также отправляет Сообщение в ОУ, но теперь при успешном выполнении ОУ отправляет свое Сообщение. Форматы всех Сообщений изображены на рисунке 6.</w:t>
      </w:r>
    </w:p>
    <w:p w14:paraId="512086AF" w14:textId="77777777" w:rsidR="00423067" w:rsidRDefault="00C01D80" w:rsidP="00423067">
      <w:pPr>
        <w:pStyle w:val="aff2"/>
        <w:spacing w:after="240"/>
        <w:ind w:left="-567"/>
        <w:jc w:val="center"/>
      </w:pPr>
      <w:r w:rsidRPr="002E2B11">
        <w:rPr>
          <w:noProof/>
        </w:rPr>
        <w:drawing>
          <wp:inline distT="0" distB="0" distL="0" distR="0" wp14:anchorId="18831F0D" wp14:editId="794AF569">
            <wp:extent cx="6001385" cy="3418840"/>
            <wp:effectExtent l="0" t="0" r="0" b="0"/>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1385" cy="3418840"/>
                    </a:xfrm>
                    <a:prstGeom prst="rect">
                      <a:avLst/>
                    </a:prstGeom>
                    <a:noFill/>
                    <a:ln>
                      <a:noFill/>
                    </a:ln>
                  </pic:spPr>
                </pic:pic>
              </a:graphicData>
            </a:graphic>
          </wp:inline>
        </w:drawing>
      </w:r>
    </w:p>
    <w:p w14:paraId="67DBB858" w14:textId="77777777" w:rsidR="00423067" w:rsidRPr="002A6EFB" w:rsidRDefault="00423067" w:rsidP="00423067">
      <w:pPr>
        <w:pStyle w:val="aff2"/>
        <w:spacing w:after="240"/>
        <w:ind w:left="708" w:firstLine="0"/>
        <w:jc w:val="center"/>
      </w:pPr>
      <w:r>
        <w:t>Рисунок 6 – Форматы сообщений</w:t>
      </w:r>
    </w:p>
    <w:p w14:paraId="733C00D3" w14:textId="77777777" w:rsidR="00423067" w:rsidRDefault="00423067" w:rsidP="00423067">
      <w:pPr>
        <w:pStyle w:val="aff2"/>
        <w:spacing w:after="240"/>
        <w:ind w:firstLine="708"/>
        <w:rPr>
          <w:noProof/>
        </w:rPr>
      </w:pPr>
      <w:r w:rsidRPr="00A236B6">
        <w:rPr>
          <w:i/>
          <w:noProof/>
        </w:rPr>
        <w:t xml:space="preserve">Программа </w:t>
      </w:r>
      <w:r w:rsidRPr="00A236B6">
        <w:rPr>
          <w:i/>
          <w:noProof/>
          <w:lang w:val="en-US"/>
        </w:rPr>
        <w:t>BC</w:t>
      </w:r>
      <w:r w:rsidRPr="00A236B6">
        <w:rPr>
          <w:i/>
          <w:noProof/>
        </w:rPr>
        <w:t>.</w:t>
      </w:r>
      <w:r w:rsidRPr="00A236B6">
        <w:rPr>
          <w:i/>
          <w:noProof/>
          <w:lang w:val="en-US"/>
        </w:rPr>
        <w:t>c</w:t>
      </w:r>
      <w:r w:rsidRPr="0022471D">
        <w:rPr>
          <w:noProof/>
        </w:rPr>
        <w:t xml:space="preserve"> </w:t>
      </w:r>
      <w:r>
        <w:rPr>
          <w:noProof/>
        </w:rPr>
        <w:t xml:space="preserve">представляет собой </w:t>
      </w:r>
      <w:r w:rsidRPr="00F84087">
        <w:rPr>
          <w:i/>
          <w:noProof/>
        </w:rPr>
        <w:t>Контроллер шины</w:t>
      </w:r>
      <w:r>
        <w:rPr>
          <w:noProof/>
        </w:rPr>
        <w:t xml:space="preserve"> и </w:t>
      </w:r>
      <w:r w:rsidRPr="002D58B0">
        <w:rPr>
          <w:noProof/>
        </w:rPr>
        <w:t xml:space="preserve">функционирует следующим образом. </w:t>
      </w:r>
      <w:r>
        <w:rPr>
          <w:noProof/>
        </w:rPr>
        <w:t>В системной памяти драйвер выде</w:t>
      </w:r>
      <w:r w:rsidRPr="002D58B0">
        <w:rPr>
          <w:noProof/>
        </w:rPr>
        <w:t>ляет адресное пространство для блока буферов обмена размером 4Кб. Блок буферов состоит из двух</w:t>
      </w:r>
      <w:r>
        <w:rPr>
          <w:noProof/>
        </w:rPr>
        <w:t xml:space="preserve"> </w:t>
      </w:r>
      <w:r w:rsidRPr="002D58B0">
        <w:rPr>
          <w:noProof/>
        </w:rPr>
        <w:t xml:space="preserve">частей: 32-х буферов по приему и 32-х буферов по передаче. Каждый такой </w:t>
      </w:r>
      <w:r>
        <w:rPr>
          <w:noProof/>
        </w:rPr>
        <w:t xml:space="preserve">буфер имеет размер </w:t>
      </w:r>
      <w:r w:rsidRPr="002D58B0">
        <w:rPr>
          <w:noProof/>
        </w:rPr>
        <w:t>64 байта (32 слова по 16 бит), что соответствует максимальном</w:t>
      </w:r>
      <w:r>
        <w:rPr>
          <w:noProof/>
        </w:rPr>
        <w:t xml:space="preserve">у объему данных, передаваемых в </w:t>
      </w:r>
      <w:r w:rsidRPr="002D58B0">
        <w:rPr>
          <w:noProof/>
        </w:rPr>
        <w:t>одном сообщении. Начальный адрес блока буферов выровнен по границе 4Кб. Таким образом, младшие 5 разрядов адреса определяют номер буфера обмена. Шестой разряд определяет направление</w:t>
      </w:r>
      <w:r>
        <w:rPr>
          <w:noProof/>
        </w:rPr>
        <w:t xml:space="preserve"> </w:t>
      </w:r>
      <w:r w:rsidRPr="002D58B0">
        <w:rPr>
          <w:noProof/>
        </w:rPr>
        <w:t>обмена: (0 - выдача в магистраль, 1 - прием из магистрали).</w:t>
      </w:r>
    </w:p>
    <w:p w14:paraId="5FF89E54" w14:textId="77777777" w:rsidR="00423067" w:rsidRPr="001D1DA1" w:rsidRDefault="00423067" w:rsidP="00423067">
      <w:pPr>
        <w:pStyle w:val="aff2"/>
        <w:spacing w:after="240"/>
        <w:ind w:firstLine="708"/>
        <w:rPr>
          <w:noProof/>
        </w:rPr>
      </w:pPr>
      <w:r>
        <w:rPr>
          <w:noProof/>
        </w:rPr>
        <w:lastRenderedPageBreak/>
        <w:t>Для начала работы с устройством необходимо открыть файл драйвера в режиме «Чтение-запись»</w:t>
      </w:r>
      <w:r w:rsidRPr="009F7898">
        <w:rPr>
          <w:noProof/>
        </w:rPr>
        <w:t xml:space="preserve">: </w:t>
      </w:r>
    </w:p>
    <w:p w14:paraId="5FDEEA22" w14:textId="77777777" w:rsidR="00423067" w:rsidRPr="00767689" w:rsidRDefault="00423067" w:rsidP="00423067">
      <w:pPr>
        <w:pStyle w:val="aff2"/>
        <w:ind w:firstLine="708"/>
        <w:rPr>
          <w:rFonts w:ascii="Courier New" w:hAnsi="Courier New" w:cs="Courier New"/>
          <w:sz w:val="24"/>
          <w:szCs w:val="24"/>
        </w:rPr>
      </w:pPr>
      <w:r w:rsidRPr="009F7898">
        <w:rPr>
          <w:rFonts w:ascii="Courier New" w:hAnsi="Courier New" w:cs="Courier New"/>
          <w:sz w:val="24"/>
          <w:szCs w:val="24"/>
          <w:lang w:val="en-US"/>
        </w:rPr>
        <w:t>int</w:t>
      </w:r>
      <w:r w:rsidRPr="00767689">
        <w:rPr>
          <w:rFonts w:ascii="Courier New" w:hAnsi="Courier New" w:cs="Courier New"/>
          <w:sz w:val="24"/>
          <w:szCs w:val="24"/>
        </w:rPr>
        <w:t xml:space="preserve"> </w:t>
      </w:r>
      <w:r w:rsidRPr="009F7898">
        <w:rPr>
          <w:rFonts w:ascii="Courier New" w:hAnsi="Courier New" w:cs="Courier New"/>
          <w:sz w:val="24"/>
          <w:szCs w:val="24"/>
          <w:lang w:val="en-US"/>
        </w:rPr>
        <w:t>f</w:t>
      </w:r>
      <w:r w:rsidRPr="00767689">
        <w:rPr>
          <w:rFonts w:ascii="Courier New" w:hAnsi="Courier New" w:cs="Courier New"/>
          <w:sz w:val="24"/>
          <w:szCs w:val="24"/>
        </w:rPr>
        <w:t>_</w:t>
      </w:r>
      <w:r>
        <w:rPr>
          <w:rFonts w:ascii="Courier New" w:hAnsi="Courier New" w:cs="Courier New"/>
          <w:sz w:val="24"/>
          <w:szCs w:val="24"/>
          <w:lang w:val="en-US"/>
        </w:rPr>
        <w:t>BC</w:t>
      </w:r>
      <w:r w:rsidRPr="00767689">
        <w:rPr>
          <w:rFonts w:ascii="Courier New" w:hAnsi="Courier New" w:cs="Courier New"/>
          <w:sz w:val="24"/>
          <w:szCs w:val="24"/>
        </w:rPr>
        <w:t>;</w:t>
      </w:r>
    </w:p>
    <w:p w14:paraId="05C91098" w14:textId="77777777" w:rsidR="00423067" w:rsidRPr="00291EBC" w:rsidRDefault="00423067" w:rsidP="00423067">
      <w:pPr>
        <w:pStyle w:val="aff2"/>
        <w:ind w:firstLine="708"/>
        <w:rPr>
          <w:rStyle w:val="HTML0"/>
          <w:sz w:val="24"/>
          <w:szCs w:val="24"/>
        </w:rPr>
      </w:pPr>
      <w:r w:rsidRPr="009F7898">
        <w:rPr>
          <w:rStyle w:val="HTML0"/>
          <w:sz w:val="24"/>
          <w:szCs w:val="24"/>
          <w:lang w:val="en-US"/>
        </w:rPr>
        <w:t>f</w:t>
      </w:r>
      <w:r w:rsidRPr="00291EBC">
        <w:rPr>
          <w:rStyle w:val="HTML0"/>
          <w:sz w:val="24"/>
          <w:szCs w:val="24"/>
        </w:rPr>
        <w:t>_</w:t>
      </w:r>
      <w:r w:rsidRPr="009F7898">
        <w:rPr>
          <w:rStyle w:val="HTML0"/>
          <w:sz w:val="24"/>
          <w:szCs w:val="24"/>
          <w:lang w:val="en-US"/>
        </w:rPr>
        <w:t>BC</w:t>
      </w:r>
      <w:r w:rsidRPr="00291EBC">
        <w:rPr>
          <w:rStyle w:val="HTML0"/>
          <w:sz w:val="24"/>
          <w:szCs w:val="24"/>
        </w:rPr>
        <w:t xml:space="preserve"> = </w:t>
      </w:r>
      <w:r w:rsidR="00925E86" w:rsidRPr="009F7898">
        <w:rPr>
          <w:rStyle w:val="HTML0"/>
          <w:sz w:val="24"/>
          <w:szCs w:val="24"/>
          <w:lang w:val="en-US"/>
        </w:rPr>
        <w:t>open</w:t>
      </w:r>
      <w:r w:rsidR="00925E86" w:rsidRPr="00291EBC">
        <w:rPr>
          <w:rStyle w:val="HTML0"/>
          <w:sz w:val="24"/>
          <w:szCs w:val="24"/>
        </w:rPr>
        <w:t xml:space="preserve"> (</w:t>
      </w:r>
      <w:r w:rsidRPr="00291EBC">
        <w:rPr>
          <w:rStyle w:val="hljs-string"/>
          <w:rFonts w:ascii="Courier New" w:hAnsi="Courier New" w:cs="Courier New"/>
          <w:sz w:val="24"/>
          <w:szCs w:val="24"/>
        </w:rPr>
        <w:t>"</w:t>
      </w:r>
      <w:r>
        <w:rPr>
          <w:rStyle w:val="hljs-string"/>
          <w:rFonts w:ascii="Courier New" w:hAnsi="Courier New" w:cs="Courier New"/>
          <w:sz w:val="24"/>
          <w:szCs w:val="24"/>
        </w:rPr>
        <w:t>Устройство Манчестера</w:t>
      </w:r>
      <w:r w:rsidRPr="00291EBC">
        <w:rPr>
          <w:rStyle w:val="hljs-string"/>
          <w:rFonts w:ascii="Courier New" w:hAnsi="Courier New" w:cs="Courier New"/>
          <w:sz w:val="24"/>
          <w:szCs w:val="24"/>
        </w:rPr>
        <w:t>"</w:t>
      </w:r>
      <w:r w:rsidRPr="00291EBC">
        <w:rPr>
          <w:rStyle w:val="HTML0"/>
          <w:sz w:val="24"/>
          <w:szCs w:val="24"/>
        </w:rPr>
        <w:t xml:space="preserve">, </w:t>
      </w:r>
      <w:r w:rsidRPr="009F7898">
        <w:rPr>
          <w:rStyle w:val="HTML0"/>
          <w:sz w:val="24"/>
          <w:szCs w:val="24"/>
          <w:lang w:val="en-US"/>
        </w:rPr>
        <w:t>O</w:t>
      </w:r>
      <w:r w:rsidRPr="00291EBC">
        <w:rPr>
          <w:rStyle w:val="HTML0"/>
          <w:sz w:val="24"/>
          <w:szCs w:val="24"/>
        </w:rPr>
        <w:t>_</w:t>
      </w:r>
      <w:r w:rsidRPr="009F7898">
        <w:rPr>
          <w:rStyle w:val="HTML0"/>
          <w:sz w:val="24"/>
          <w:szCs w:val="24"/>
          <w:lang w:val="en-US"/>
        </w:rPr>
        <w:t>RDWR</w:t>
      </w:r>
      <w:r w:rsidRPr="00291EBC">
        <w:rPr>
          <w:rStyle w:val="HTML0"/>
          <w:sz w:val="24"/>
          <w:szCs w:val="24"/>
        </w:rPr>
        <w:t>);</w:t>
      </w:r>
    </w:p>
    <w:p w14:paraId="0D8E3C76" w14:textId="77777777" w:rsidR="00423067" w:rsidRDefault="00423067" w:rsidP="00423067">
      <w:pPr>
        <w:pStyle w:val="aff2"/>
        <w:spacing w:after="240"/>
        <w:ind w:firstLine="708"/>
        <w:rPr>
          <w:noProof/>
        </w:rPr>
      </w:pPr>
      <w:r w:rsidRPr="009F7898">
        <w:rPr>
          <w:noProof/>
        </w:rPr>
        <w:t xml:space="preserve">Для дальнейшей </w:t>
      </w:r>
      <w:r>
        <w:rPr>
          <w:noProof/>
        </w:rPr>
        <w:t>работы с буферами необходимо отразить их в адресное пространство процесса:</w:t>
      </w:r>
    </w:p>
    <w:p w14:paraId="24B238E9" w14:textId="77777777" w:rsidR="00423067" w:rsidRPr="00767689" w:rsidRDefault="00423067" w:rsidP="00423067">
      <w:pPr>
        <w:pStyle w:val="aff2"/>
        <w:ind w:firstLine="708"/>
        <w:rPr>
          <w:rFonts w:ascii="Courier New" w:hAnsi="Courier New" w:cs="Courier New"/>
          <w:sz w:val="24"/>
          <w:szCs w:val="24"/>
        </w:rPr>
      </w:pPr>
      <w:r w:rsidRPr="009F7898">
        <w:rPr>
          <w:rFonts w:ascii="Courier New" w:hAnsi="Courier New" w:cs="Courier New"/>
          <w:sz w:val="24"/>
          <w:szCs w:val="24"/>
          <w:lang w:val="en-US"/>
        </w:rPr>
        <w:t>unsigned</w:t>
      </w:r>
      <w:r w:rsidRPr="00767689">
        <w:rPr>
          <w:rFonts w:ascii="Courier New" w:hAnsi="Courier New" w:cs="Courier New"/>
          <w:sz w:val="24"/>
          <w:szCs w:val="24"/>
        </w:rPr>
        <w:t xml:space="preserve"> </w:t>
      </w:r>
      <w:r w:rsidRPr="009F7898">
        <w:rPr>
          <w:rFonts w:ascii="Courier New" w:hAnsi="Courier New" w:cs="Courier New"/>
          <w:sz w:val="24"/>
          <w:szCs w:val="24"/>
          <w:lang w:val="en-US"/>
        </w:rPr>
        <w:t>short</w:t>
      </w:r>
      <w:r w:rsidRPr="00767689">
        <w:rPr>
          <w:rFonts w:ascii="Courier New" w:hAnsi="Courier New" w:cs="Courier New"/>
          <w:sz w:val="24"/>
          <w:szCs w:val="24"/>
        </w:rPr>
        <w:t xml:space="preserve"> *</w:t>
      </w:r>
      <w:proofErr w:type="spellStart"/>
      <w:r w:rsidRPr="009F7898">
        <w:rPr>
          <w:rFonts w:ascii="Courier New" w:hAnsi="Courier New" w:cs="Courier New"/>
          <w:sz w:val="24"/>
          <w:szCs w:val="24"/>
          <w:lang w:val="en-US"/>
        </w:rPr>
        <w:t>bc</w:t>
      </w:r>
      <w:proofErr w:type="spellEnd"/>
      <w:r w:rsidRPr="00767689">
        <w:rPr>
          <w:rFonts w:ascii="Courier New" w:hAnsi="Courier New" w:cs="Courier New"/>
          <w:sz w:val="24"/>
          <w:szCs w:val="24"/>
        </w:rPr>
        <w:t>_</w:t>
      </w:r>
      <w:r w:rsidRPr="009F7898">
        <w:rPr>
          <w:rFonts w:ascii="Courier New" w:hAnsi="Courier New" w:cs="Courier New"/>
          <w:sz w:val="24"/>
          <w:szCs w:val="24"/>
          <w:lang w:val="en-US"/>
        </w:rPr>
        <w:t>pool</w:t>
      </w:r>
      <w:r w:rsidRPr="00767689">
        <w:rPr>
          <w:rFonts w:ascii="Courier New" w:hAnsi="Courier New" w:cs="Courier New"/>
          <w:sz w:val="24"/>
          <w:szCs w:val="24"/>
        </w:rPr>
        <w:t>;</w:t>
      </w:r>
    </w:p>
    <w:p w14:paraId="643E0567" w14:textId="77777777" w:rsidR="00423067" w:rsidRPr="00291EBC" w:rsidRDefault="00423067" w:rsidP="00423067">
      <w:pPr>
        <w:pStyle w:val="aff2"/>
        <w:ind w:firstLine="708"/>
        <w:rPr>
          <w:rFonts w:ascii="Courier New" w:hAnsi="Courier New" w:cs="Courier New"/>
          <w:sz w:val="24"/>
          <w:szCs w:val="24"/>
        </w:rPr>
      </w:pPr>
      <w:proofErr w:type="spellStart"/>
      <w:r w:rsidRPr="009F7898">
        <w:rPr>
          <w:rFonts w:ascii="Courier New" w:hAnsi="Courier New" w:cs="Courier New"/>
          <w:sz w:val="24"/>
          <w:szCs w:val="24"/>
          <w:lang w:val="en-US"/>
        </w:rPr>
        <w:t>bc</w:t>
      </w:r>
      <w:proofErr w:type="spellEnd"/>
      <w:r w:rsidRPr="00291EBC">
        <w:rPr>
          <w:rFonts w:ascii="Courier New" w:hAnsi="Courier New" w:cs="Courier New"/>
          <w:sz w:val="24"/>
          <w:szCs w:val="24"/>
        </w:rPr>
        <w:t>_</w:t>
      </w:r>
      <w:r w:rsidRPr="009F7898">
        <w:rPr>
          <w:rFonts w:ascii="Courier New" w:hAnsi="Courier New" w:cs="Courier New"/>
          <w:sz w:val="24"/>
          <w:szCs w:val="24"/>
          <w:lang w:val="en-US"/>
        </w:rPr>
        <w:t>pool</w:t>
      </w:r>
      <w:r w:rsidRPr="00291EBC">
        <w:rPr>
          <w:rFonts w:ascii="Courier New" w:hAnsi="Courier New" w:cs="Courier New"/>
          <w:sz w:val="24"/>
          <w:szCs w:val="24"/>
        </w:rPr>
        <w:t xml:space="preserve"> = (</w:t>
      </w:r>
      <w:proofErr w:type="spellStart"/>
      <w:r w:rsidRPr="009F7898">
        <w:rPr>
          <w:rFonts w:ascii="Courier New" w:hAnsi="Courier New" w:cs="Courier New"/>
          <w:sz w:val="24"/>
          <w:szCs w:val="24"/>
          <w:lang w:val="en-US"/>
        </w:rPr>
        <w:t>uint</w:t>
      </w:r>
      <w:proofErr w:type="spellEnd"/>
      <w:r w:rsidRPr="00291EBC">
        <w:rPr>
          <w:rFonts w:ascii="Courier New" w:hAnsi="Courier New" w:cs="Courier New"/>
          <w:sz w:val="24"/>
          <w:szCs w:val="24"/>
        </w:rPr>
        <w:t>16_</w:t>
      </w:r>
      <w:r w:rsidRPr="009F7898">
        <w:rPr>
          <w:rFonts w:ascii="Courier New" w:hAnsi="Courier New" w:cs="Courier New"/>
          <w:sz w:val="24"/>
          <w:szCs w:val="24"/>
          <w:lang w:val="en-US"/>
        </w:rPr>
        <w:t>t</w:t>
      </w:r>
      <w:r w:rsidRPr="00291EBC">
        <w:rPr>
          <w:rFonts w:ascii="Courier New" w:hAnsi="Courier New" w:cs="Courier New"/>
          <w:sz w:val="24"/>
          <w:szCs w:val="24"/>
        </w:rPr>
        <w:t xml:space="preserve"> </w:t>
      </w:r>
      <w:r w:rsidR="00925E86" w:rsidRPr="00291EBC">
        <w:rPr>
          <w:rFonts w:ascii="Courier New" w:hAnsi="Courier New" w:cs="Courier New"/>
          <w:sz w:val="24"/>
          <w:szCs w:val="24"/>
        </w:rPr>
        <w:t>*)</w:t>
      </w:r>
      <w:r w:rsidR="00925E86" w:rsidRPr="003F5E09">
        <w:rPr>
          <w:rFonts w:ascii="Courier New" w:hAnsi="Courier New" w:cs="Courier New"/>
          <w:sz w:val="24"/>
          <w:szCs w:val="24"/>
        </w:rPr>
        <w:t xml:space="preserve"> </w:t>
      </w:r>
      <w:proofErr w:type="spellStart"/>
      <w:r w:rsidR="00925E86">
        <w:rPr>
          <w:rFonts w:ascii="Courier New" w:hAnsi="Courier New" w:cs="Courier New"/>
          <w:sz w:val="24"/>
          <w:szCs w:val="24"/>
          <w:lang w:val="en-US"/>
        </w:rPr>
        <w:t>mmap</w:t>
      </w:r>
      <w:proofErr w:type="spellEnd"/>
      <w:r w:rsidR="00925E86" w:rsidRPr="00291EBC">
        <w:rPr>
          <w:rFonts w:ascii="Courier New" w:hAnsi="Courier New" w:cs="Courier New"/>
          <w:sz w:val="24"/>
          <w:szCs w:val="24"/>
        </w:rPr>
        <w:t xml:space="preserve"> (</w:t>
      </w:r>
      <w:r>
        <w:rPr>
          <w:rFonts w:ascii="Courier New" w:hAnsi="Courier New" w:cs="Courier New"/>
          <w:sz w:val="24"/>
          <w:szCs w:val="24"/>
        </w:rPr>
        <w:t xml:space="preserve">отображение адресного пространства для </w:t>
      </w:r>
      <w:r w:rsidRPr="009F7898">
        <w:rPr>
          <w:rFonts w:ascii="Courier New" w:hAnsi="Courier New" w:cs="Courier New"/>
          <w:sz w:val="24"/>
          <w:szCs w:val="24"/>
          <w:lang w:val="en-US"/>
        </w:rPr>
        <w:t>f</w:t>
      </w:r>
      <w:r w:rsidRPr="00291EBC">
        <w:rPr>
          <w:rFonts w:ascii="Courier New" w:hAnsi="Courier New" w:cs="Courier New"/>
          <w:sz w:val="24"/>
          <w:szCs w:val="24"/>
        </w:rPr>
        <w:t>_</w:t>
      </w:r>
      <w:r>
        <w:rPr>
          <w:rFonts w:ascii="Courier New" w:hAnsi="Courier New" w:cs="Courier New"/>
          <w:sz w:val="24"/>
          <w:szCs w:val="24"/>
          <w:lang w:val="en-US"/>
        </w:rPr>
        <w:t>BC</w:t>
      </w:r>
      <w:r w:rsidRPr="00291EBC">
        <w:rPr>
          <w:rFonts w:ascii="Courier New" w:hAnsi="Courier New" w:cs="Courier New"/>
          <w:sz w:val="24"/>
          <w:szCs w:val="24"/>
        </w:rPr>
        <w:t>);</w:t>
      </w:r>
    </w:p>
    <w:p w14:paraId="3A623A8D" w14:textId="77777777" w:rsidR="00423067" w:rsidRPr="00291EBC" w:rsidRDefault="00423067" w:rsidP="00423067">
      <w:pPr>
        <w:pStyle w:val="aff2"/>
        <w:ind w:firstLine="708"/>
        <w:rPr>
          <w:rFonts w:ascii="Courier New" w:hAnsi="Courier New" w:cs="Courier New"/>
          <w:sz w:val="24"/>
          <w:szCs w:val="24"/>
        </w:rPr>
      </w:pPr>
    </w:p>
    <w:p w14:paraId="656D0FE8" w14:textId="77777777" w:rsidR="00423067" w:rsidRDefault="00423067" w:rsidP="00423067">
      <w:pPr>
        <w:pStyle w:val="aff2"/>
        <w:spacing w:after="240"/>
        <w:ind w:firstLine="708"/>
        <w:rPr>
          <w:noProof/>
        </w:rPr>
      </w:pPr>
      <w:r>
        <w:rPr>
          <w:noProof/>
        </w:rPr>
        <w:t>Для выдачи данных по формату пакета 1(«прием данных от КШ в ОУ») необходимо заполнить данными нужный буфер. Первый(0) и последний(31) буферы не используются.</w:t>
      </w:r>
      <w:r w:rsidRPr="00DC3293">
        <w:rPr>
          <w:noProof/>
        </w:rPr>
        <w:t xml:space="preserve"> </w:t>
      </w:r>
      <w:r>
        <w:rPr>
          <w:noProof/>
        </w:rPr>
        <w:t>Адрес буфера был получен при помощи специального макроса:</w:t>
      </w:r>
    </w:p>
    <w:p w14:paraId="24082B92" w14:textId="77777777" w:rsidR="00423067" w:rsidRPr="00DC3293" w:rsidRDefault="00423067" w:rsidP="00423067">
      <w:pPr>
        <w:pStyle w:val="aff2"/>
        <w:ind w:firstLine="708"/>
        <w:rPr>
          <w:rFonts w:ascii="Courier New" w:hAnsi="Courier New" w:cs="Courier New"/>
          <w:sz w:val="24"/>
          <w:szCs w:val="24"/>
          <w:lang w:val="en-US"/>
        </w:rPr>
      </w:pPr>
      <w:r w:rsidRPr="00DC3293">
        <w:rPr>
          <w:rFonts w:ascii="Courier New" w:hAnsi="Courier New" w:cs="Courier New"/>
          <w:sz w:val="24"/>
          <w:szCs w:val="24"/>
          <w:lang w:val="en-US"/>
        </w:rPr>
        <w:t>uint16_t *</w:t>
      </w:r>
      <w:proofErr w:type="spellStart"/>
      <w:r w:rsidRPr="00DC3293">
        <w:rPr>
          <w:rFonts w:ascii="Courier New" w:hAnsi="Courier New" w:cs="Courier New"/>
          <w:sz w:val="24"/>
          <w:szCs w:val="24"/>
          <w:lang w:val="en-US"/>
        </w:rPr>
        <w:t>s_buf</w:t>
      </w:r>
      <w:proofErr w:type="spellEnd"/>
      <w:r w:rsidRPr="00DC3293">
        <w:rPr>
          <w:rFonts w:ascii="Courier New" w:hAnsi="Courier New" w:cs="Courier New"/>
          <w:sz w:val="24"/>
          <w:szCs w:val="24"/>
          <w:lang w:val="en-US"/>
        </w:rPr>
        <w:t>;</w:t>
      </w:r>
    </w:p>
    <w:p w14:paraId="687C5648" w14:textId="77777777" w:rsidR="00423067" w:rsidRPr="002C4A1D" w:rsidRDefault="00423067" w:rsidP="00423067">
      <w:pPr>
        <w:pStyle w:val="aff2"/>
        <w:ind w:firstLine="708"/>
        <w:rPr>
          <w:rFonts w:ascii="Courier New" w:hAnsi="Courier New" w:cs="Courier New"/>
          <w:sz w:val="24"/>
          <w:szCs w:val="24"/>
          <w:lang w:val="en-US"/>
        </w:rPr>
      </w:pPr>
      <w:proofErr w:type="spellStart"/>
      <w:r w:rsidRPr="00DC3293">
        <w:rPr>
          <w:rFonts w:ascii="Courier New" w:hAnsi="Courier New" w:cs="Courier New"/>
          <w:sz w:val="24"/>
          <w:szCs w:val="24"/>
          <w:lang w:val="en-US"/>
        </w:rPr>
        <w:t>saddr</w:t>
      </w:r>
      <w:proofErr w:type="spellEnd"/>
      <w:r w:rsidRPr="002C4A1D">
        <w:rPr>
          <w:rFonts w:ascii="Courier New" w:hAnsi="Courier New" w:cs="Courier New"/>
          <w:sz w:val="24"/>
          <w:szCs w:val="24"/>
          <w:lang w:val="en-US"/>
        </w:rPr>
        <w:t xml:space="preserve"> = 1; //</w:t>
      </w:r>
      <w:r>
        <w:rPr>
          <w:rFonts w:ascii="Courier New" w:hAnsi="Courier New" w:cs="Courier New"/>
          <w:sz w:val="24"/>
          <w:szCs w:val="24"/>
        </w:rPr>
        <w:t>номер</w:t>
      </w:r>
      <w:r w:rsidRPr="002C4A1D">
        <w:rPr>
          <w:rFonts w:ascii="Courier New" w:hAnsi="Courier New" w:cs="Courier New"/>
          <w:sz w:val="24"/>
          <w:szCs w:val="24"/>
          <w:lang w:val="en-US"/>
        </w:rPr>
        <w:t xml:space="preserve"> </w:t>
      </w:r>
      <w:r>
        <w:rPr>
          <w:rFonts w:ascii="Courier New" w:hAnsi="Courier New" w:cs="Courier New"/>
          <w:sz w:val="24"/>
          <w:szCs w:val="24"/>
        </w:rPr>
        <w:t>буфера</w:t>
      </w:r>
    </w:p>
    <w:p w14:paraId="0506E49F" w14:textId="77777777" w:rsidR="00423067" w:rsidRPr="00767689" w:rsidRDefault="00423067" w:rsidP="00423067">
      <w:pPr>
        <w:pStyle w:val="aff2"/>
        <w:ind w:firstLine="708"/>
        <w:rPr>
          <w:rFonts w:ascii="Courier New" w:hAnsi="Courier New" w:cs="Courier New"/>
          <w:sz w:val="24"/>
          <w:szCs w:val="24"/>
        </w:rPr>
      </w:pPr>
      <w:r w:rsidRPr="00DC3293">
        <w:rPr>
          <w:rFonts w:ascii="Courier New" w:hAnsi="Courier New" w:cs="Courier New"/>
          <w:sz w:val="24"/>
          <w:szCs w:val="24"/>
          <w:lang w:val="en-US"/>
        </w:rPr>
        <w:t>s</w:t>
      </w:r>
      <w:r w:rsidRPr="00767689">
        <w:rPr>
          <w:rFonts w:ascii="Courier New" w:hAnsi="Courier New" w:cs="Courier New"/>
          <w:sz w:val="24"/>
          <w:szCs w:val="24"/>
        </w:rPr>
        <w:t>_</w:t>
      </w:r>
      <w:proofErr w:type="spellStart"/>
      <w:proofErr w:type="gramStart"/>
      <w:r w:rsidRPr="00DC3293">
        <w:rPr>
          <w:rFonts w:ascii="Courier New" w:hAnsi="Courier New" w:cs="Courier New"/>
          <w:sz w:val="24"/>
          <w:szCs w:val="24"/>
          <w:lang w:val="en-US"/>
        </w:rPr>
        <w:t>buf</w:t>
      </w:r>
      <w:proofErr w:type="spellEnd"/>
      <w:r w:rsidRPr="00767689">
        <w:rPr>
          <w:rFonts w:ascii="Courier New" w:hAnsi="Courier New" w:cs="Courier New"/>
          <w:sz w:val="24"/>
          <w:szCs w:val="24"/>
        </w:rPr>
        <w:t>[</w:t>
      </w:r>
      <w:proofErr w:type="gramEnd"/>
      <w:r w:rsidRPr="00767689">
        <w:rPr>
          <w:rFonts w:ascii="Courier New" w:hAnsi="Courier New" w:cs="Courier New"/>
          <w:sz w:val="24"/>
          <w:szCs w:val="24"/>
        </w:rPr>
        <w:t xml:space="preserve">0] = </w:t>
      </w:r>
      <w:r>
        <w:rPr>
          <w:rFonts w:ascii="Courier New" w:hAnsi="Courier New" w:cs="Courier New"/>
          <w:sz w:val="24"/>
          <w:szCs w:val="24"/>
        </w:rPr>
        <w:t>данные</w:t>
      </w:r>
      <w:r w:rsidRPr="00767689">
        <w:rPr>
          <w:rFonts w:ascii="Courier New" w:hAnsi="Courier New" w:cs="Courier New"/>
          <w:sz w:val="24"/>
          <w:szCs w:val="24"/>
        </w:rPr>
        <w:t xml:space="preserve">; </w:t>
      </w:r>
    </w:p>
    <w:p w14:paraId="747D60C7" w14:textId="77777777" w:rsidR="00423067" w:rsidRPr="00BF5DA3" w:rsidRDefault="00423067" w:rsidP="00423067">
      <w:pPr>
        <w:pStyle w:val="aff2"/>
        <w:ind w:firstLine="708"/>
        <w:rPr>
          <w:rFonts w:ascii="Courier New" w:hAnsi="Courier New" w:cs="Courier New"/>
          <w:sz w:val="24"/>
          <w:szCs w:val="24"/>
        </w:rPr>
      </w:pPr>
      <w:r w:rsidRPr="00DC3293">
        <w:rPr>
          <w:rFonts w:ascii="Courier New" w:hAnsi="Courier New" w:cs="Courier New"/>
          <w:sz w:val="24"/>
          <w:szCs w:val="24"/>
          <w:lang w:val="en-US"/>
        </w:rPr>
        <w:t>s</w:t>
      </w:r>
      <w:r w:rsidRPr="00BF5DA3">
        <w:rPr>
          <w:rFonts w:ascii="Courier New" w:hAnsi="Courier New" w:cs="Courier New"/>
          <w:sz w:val="24"/>
          <w:szCs w:val="24"/>
        </w:rPr>
        <w:t>_</w:t>
      </w:r>
      <w:proofErr w:type="spellStart"/>
      <w:r w:rsidRPr="00DC3293">
        <w:rPr>
          <w:rFonts w:ascii="Courier New" w:hAnsi="Courier New" w:cs="Courier New"/>
          <w:sz w:val="24"/>
          <w:szCs w:val="24"/>
          <w:lang w:val="en-US"/>
        </w:rPr>
        <w:t>buf</w:t>
      </w:r>
      <w:proofErr w:type="spellEnd"/>
      <w:r w:rsidRPr="00BF5DA3">
        <w:rPr>
          <w:rFonts w:ascii="Courier New" w:hAnsi="Courier New" w:cs="Courier New"/>
          <w:sz w:val="24"/>
          <w:szCs w:val="24"/>
        </w:rPr>
        <w:t xml:space="preserve"> = </w:t>
      </w:r>
      <w:r>
        <w:rPr>
          <w:rFonts w:ascii="Courier New" w:hAnsi="Courier New" w:cs="Courier New"/>
          <w:sz w:val="24"/>
          <w:szCs w:val="24"/>
        </w:rPr>
        <w:t>Макрос для получение адреса буфера;</w:t>
      </w:r>
    </w:p>
    <w:p w14:paraId="08F6BB44" w14:textId="77777777" w:rsidR="00423067" w:rsidRPr="00BF5DA3" w:rsidRDefault="00423067" w:rsidP="00423067">
      <w:pPr>
        <w:pStyle w:val="aff2"/>
        <w:ind w:firstLine="708"/>
        <w:rPr>
          <w:rFonts w:ascii="Courier New" w:hAnsi="Courier New" w:cs="Courier New"/>
          <w:sz w:val="24"/>
          <w:szCs w:val="24"/>
        </w:rPr>
      </w:pPr>
    </w:p>
    <w:p w14:paraId="7C7AD4AD" w14:textId="77777777" w:rsidR="00423067" w:rsidRPr="003D0BC3" w:rsidRDefault="00423067" w:rsidP="00423067">
      <w:pPr>
        <w:pStyle w:val="aff2"/>
        <w:ind w:firstLine="708"/>
      </w:pPr>
      <w:r>
        <w:t xml:space="preserve">Для отправки данных нужно инициализировать структуру, содержащую </w:t>
      </w:r>
      <w:r w:rsidRPr="008351E6">
        <w:rPr>
          <w:i/>
        </w:rPr>
        <w:t>командное слово</w:t>
      </w:r>
      <w:r>
        <w:t xml:space="preserve"> для передачи, при помощи специального макроса</w:t>
      </w:r>
      <w:r w:rsidRPr="00291EBC">
        <w:t>.</w:t>
      </w:r>
      <w:r>
        <w:t xml:space="preserve"> Вызвать</w:t>
      </w:r>
      <w:r w:rsidRPr="003D0BC3">
        <w:t xml:space="preserve"> </w:t>
      </w:r>
      <w:r>
        <w:t>функцию</w:t>
      </w:r>
      <w:r w:rsidRPr="003D0BC3">
        <w:t xml:space="preserve"> </w:t>
      </w:r>
      <w:proofErr w:type="spellStart"/>
      <w:r>
        <w:rPr>
          <w:i/>
          <w:lang w:val="en-US"/>
        </w:rPr>
        <w:t>ioctl</w:t>
      </w:r>
      <w:proofErr w:type="spellEnd"/>
      <w:r w:rsidRPr="003D0BC3">
        <w:t xml:space="preserve"> </w:t>
      </w:r>
      <w:r>
        <w:t>для отправки сообщения</w:t>
      </w:r>
      <w:r w:rsidRPr="003D0BC3">
        <w:t xml:space="preserve">. </w:t>
      </w:r>
    </w:p>
    <w:p w14:paraId="0F3DDACD" w14:textId="77777777" w:rsidR="00423067" w:rsidRDefault="00423067" w:rsidP="00423067">
      <w:pPr>
        <w:pStyle w:val="aff2"/>
        <w:ind w:firstLine="708"/>
        <w:rPr>
          <w:rFonts w:ascii="Courier New" w:hAnsi="Courier New" w:cs="Courier New"/>
          <w:sz w:val="24"/>
          <w:szCs w:val="24"/>
        </w:rPr>
      </w:pPr>
      <w:proofErr w:type="spellStart"/>
      <w:r w:rsidRPr="00071F74">
        <w:rPr>
          <w:rFonts w:ascii="Courier New" w:hAnsi="Courier New" w:cs="Courier New"/>
          <w:sz w:val="24"/>
          <w:szCs w:val="24"/>
        </w:rPr>
        <w:t>mmr_cmd_t</w:t>
      </w:r>
      <w:proofErr w:type="spellEnd"/>
      <w:r w:rsidRPr="00071F74">
        <w:rPr>
          <w:rFonts w:ascii="Courier New" w:hAnsi="Courier New" w:cs="Courier New"/>
          <w:sz w:val="24"/>
          <w:szCs w:val="24"/>
        </w:rPr>
        <w:t xml:space="preserve"> </w:t>
      </w:r>
      <w:proofErr w:type="spellStart"/>
      <w:r w:rsidRPr="00071F74">
        <w:rPr>
          <w:rFonts w:ascii="Courier New" w:hAnsi="Courier New" w:cs="Courier New"/>
          <w:sz w:val="24"/>
          <w:szCs w:val="24"/>
        </w:rPr>
        <w:t>cmd</w:t>
      </w:r>
      <w:proofErr w:type="spellEnd"/>
      <w:r w:rsidRPr="00071F74">
        <w:rPr>
          <w:rFonts w:ascii="Courier New" w:hAnsi="Courier New" w:cs="Courier New"/>
          <w:sz w:val="24"/>
          <w:szCs w:val="24"/>
        </w:rPr>
        <w:t>;</w:t>
      </w:r>
    </w:p>
    <w:p w14:paraId="52FF97F4" w14:textId="77777777" w:rsidR="00423067" w:rsidRPr="003D0BC3" w:rsidRDefault="00423067" w:rsidP="00423067">
      <w:pPr>
        <w:pStyle w:val="aff2"/>
        <w:ind w:firstLine="708"/>
        <w:rPr>
          <w:rFonts w:ascii="Courier New" w:hAnsi="Courier New" w:cs="Courier New"/>
          <w:sz w:val="24"/>
          <w:szCs w:val="24"/>
        </w:rPr>
      </w:pPr>
      <w:r w:rsidRPr="00767689">
        <w:rPr>
          <w:rFonts w:ascii="Courier New" w:hAnsi="Courier New" w:cs="Courier New"/>
          <w:sz w:val="24"/>
          <w:szCs w:val="24"/>
        </w:rPr>
        <w:t>{</w:t>
      </w:r>
      <w:r>
        <w:rPr>
          <w:rFonts w:ascii="Courier New" w:hAnsi="Courier New" w:cs="Courier New"/>
          <w:sz w:val="24"/>
          <w:szCs w:val="24"/>
        </w:rPr>
        <w:t>Инициализация структуры</w:t>
      </w:r>
      <w:r w:rsidRPr="00767689">
        <w:rPr>
          <w:rFonts w:ascii="Courier New" w:hAnsi="Courier New" w:cs="Courier New"/>
          <w:sz w:val="24"/>
          <w:szCs w:val="24"/>
        </w:rPr>
        <w:t>}</w:t>
      </w:r>
    </w:p>
    <w:p w14:paraId="32754F4C" w14:textId="77777777" w:rsidR="00423067" w:rsidRPr="00991903" w:rsidRDefault="00423067" w:rsidP="00423067">
      <w:pPr>
        <w:pStyle w:val="aff2"/>
        <w:ind w:firstLine="708"/>
        <w:rPr>
          <w:rFonts w:ascii="Courier New" w:hAnsi="Courier New" w:cs="Courier New"/>
          <w:sz w:val="24"/>
          <w:szCs w:val="24"/>
        </w:rPr>
      </w:pPr>
      <w:proofErr w:type="spellStart"/>
      <w:r w:rsidRPr="00721224">
        <w:rPr>
          <w:rFonts w:ascii="Courier New" w:hAnsi="Courier New" w:cs="Courier New"/>
          <w:sz w:val="24"/>
          <w:szCs w:val="24"/>
          <w:lang w:val="en-US"/>
        </w:rPr>
        <w:t>cmd</w:t>
      </w:r>
      <w:proofErr w:type="spellEnd"/>
      <w:r w:rsidRPr="00991903">
        <w:rPr>
          <w:rFonts w:ascii="Courier New" w:hAnsi="Courier New" w:cs="Courier New"/>
          <w:sz w:val="24"/>
          <w:szCs w:val="24"/>
        </w:rPr>
        <w:t>.</w:t>
      </w:r>
      <w:proofErr w:type="spellStart"/>
      <w:r w:rsidRPr="00721224">
        <w:rPr>
          <w:rFonts w:ascii="Courier New" w:hAnsi="Courier New" w:cs="Courier New"/>
          <w:sz w:val="24"/>
          <w:szCs w:val="24"/>
          <w:lang w:val="en-US"/>
        </w:rPr>
        <w:t>cw</w:t>
      </w:r>
      <w:proofErr w:type="spellEnd"/>
      <w:r w:rsidRPr="00991903">
        <w:rPr>
          <w:rFonts w:ascii="Courier New" w:hAnsi="Courier New" w:cs="Courier New"/>
          <w:sz w:val="24"/>
          <w:szCs w:val="24"/>
        </w:rPr>
        <w:t xml:space="preserve"> = </w:t>
      </w:r>
      <w:r>
        <w:rPr>
          <w:rFonts w:ascii="Courier New" w:hAnsi="Courier New" w:cs="Courier New"/>
          <w:sz w:val="24"/>
          <w:szCs w:val="24"/>
        </w:rPr>
        <w:t>Создание командного слова</w:t>
      </w:r>
      <w:r w:rsidRPr="00991903">
        <w:rPr>
          <w:rFonts w:ascii="Courier New" w:hAnsi="Courier New" w:cs="Courier New"/>
          <w:sz w:val="24"/>
          <w:szCs w:val="24"/>
        </w:rPr>
        <w:t>;</w:t>
      </w:r>
    </w:p>
    <w:p w14:paraId="596FE06A" w14:textId="77777777" w:rsidR="00423067" w:rsidRDefault="00423067" w:rsidP="00423067">
      <w:pPr>
        <w:pStyle w:val="aff2"/>
        <w:ind w:firstLine="708"/>
        <w:rPr>
          <w:rFonts w:ascii="Courier New" w:hAnsi="Courier New" w:cs="Courier New"/>
          <w:sz w:val="24"/>
          <w:szCs w:val="24"/>
        </w:rPr>
      </w:pPr>
      <w:r w:rsidRPr="00721224">
        <w:rPr>
          <w:rFonts w:ascii="Courier New" w:hAnsi="Courier New" w:cs="Courier New"/>
          <w:sz w:val="24"/>
          <w:szCs w:val="24"/>
          <w:lang w:val="en-US"/>
        </w:rPr>
        <w:t>int</w:t>
      </w:r>
      <w:r w:rsidRPr="00BF5DA3">
        <w:rPr>
          <w:rFonts w:ascii="Courier New" w:hAnsi="Courier New" w:cs="Courier New"/>
          <w:sz w:val="24"/>
          <w:szCs w:val="24"/>
        </w:rPr>
        <w:t xml:space="preserve"> </w:t>
      </w:r>
      <w:r w:rsidRPr="00721224">
        <w:rPr>
          <w:rFonts w:ascii="Courier New" w:hAnsi="Courier New" w:cs="Courier New"/>
          <w:sz w:val="24"/>
          <w:szCs w:val="24"/>
          <w:lang w:val="en-US"/>
        </w:rPr>
        <w:t>ret</w:t>
      </w:r>
      <w:r w:rsidRPr="00BF5DA3">
        <w:rPr>
          <w:rFonts w:ascii="Courier New" w:hAnsi="Courier New" w:cs="Courier New"/>
          <w:sz w:val="24"/>
          <w:szCs w:val="24"/>
        </w:rPr>
        <w:t xml:space="preserve"> = </w:t>
      </w:r>
      <w:proofErr w:type="spellStart"/>
      <w:proofErr w:type="gramStart"/>
      <w:r w:rsidRPr="00721224">
        <w:rPr>
          <w:rFonts w:ascii="Courier New" w:hAnsi="Courier New" w:cs="Courier New"/>
          <w:sz w:val="24"/>
          <w:szCs w:val="24"/>
          <w:lang w:val="en-US"/>
        </w:rPr>
        <w:t>ioctl</w:t>
      </w:r>
      <w:proofErr w:type="spellEnd"/>
      <w:r w:rsidRPr="00BF5DA3">
        <w:rPr>
          <w:rFonts w:ascii="Courier New" w:hAnsi="Courier New" w:cs="Courier New"/>
          <w:sz w:val="24"/>
          <w:szCs w:val="24"/>
        </w:rPr>
        <w:t>(</w:t>
      </w:r>
      <w:proofErr w:type="gramEnd"/>
      <w:r>
        <w:rPr>
          <w:rFonts w:ascii="Courier New" w:hAnsi="Courier New" w:cs="Courier New"/>
          <w:sz w:val="24"/>
          <w:szCs w:val="24"/>
        </w:rPr>
        <w:t>отправка сообщения</w:t>
      </w:r>
      <w:r w:rsidRPr="00BF5DA3">
        <w:rPr>
          <w:rFonts w:ascii="Courier New" w:hAnsi="Courier New" w:cs="Courier New"/>
          <w:sz w:val="24"/>
          <w:szCs w:val="24"/>
        </w:rPr>
        <w:t xml:space="preserve">); </w:t>
      </w:r>
      <w:r w:rsidRPr="00BF5DA3">
        <w:rPr>
          <w:rFonts w:ascii="Courier New" w:hAnsi="Courier New" w:cs="Courier New"/>
          <w:sz w:val="24"/>
          <w:szCs w:val="24"/>
        </w:rPr>
        <w:tab/>
      </w:r>
    </w:p>
    <w:p w14:paraId="34011920" w14:textId="77777777" w:rsidR="00423067" w:rsidRPr="00BF5DA3" w:rsidRDefault="00423067" w:rsidP="00423067">
      <w:pPr>
        <w:pStyle w:val="aff2"/>
        <w:ind w:firstLine="708"/>
        <w:rPr>
          <w:rFonts w:ascii="Courier New" w:hAnsi="Courier New" w:cs="Courier New"/>
          <w:sz w:val="24"/>
          <w:szCs w:val="24"/>
        </w:rPr>
      </w:pPr>
    </w:p>
    <w:p w14:paraId="292DB991" w14:textId="77777777" w:rsidR="00423067" w:rsidRDefault="00423067" w:rsidP="00423067">
      <w:pPr>
        <w:pStyle w:val="aff2"/>
        <w:ind w:firstLine="708"/>
      </w:pPr>
      <w:r>
        <w:t xml:space="preserve">Если переменная </w:t>
      </w:r>
      <w:r w:rsidRPr="003C6695">
        <w:rPr>
          <w:i/>
          <w:lang w:val="en-US"/>
        </w:rPr>
        <w:t>ret</w:t>
      </w:r>
      <w:r w:rsidRPr="003C6695">
        <w:rPr>
          <w:i/>
        </w:rPr>
        <w:t xml:space="preserve"> </w:t>
      </w:r>
      <w:r w:rsidR="001E48A8" w:rsidRPr="001E48A8">
        <w:t>≥</w:t>
      </w:r>
      <w:r w:rsidRPr="003C6695">
        <w:rPr>
          <w:i/>
        </w:rPr>
        <w:t xml:space="preserve"> 0</w:t>
      </w:r>
      <w:r>
        <w:t xml:space="preserve"> – выдача данных прошла успешно, в таблице </w:t>
      </w:r>
      <w:r w:rsidR="00633D1C">
        <w:t>3</w:t>
      </w:r>
      <w:r>
        <w:t xml:space="preserve"> отображены коды завершения транзакции</w:t>
      </w:r>
      <w:r w:rsidR="00BF3AD5">
        <w:t>.</w:t>
      </w:r>
    </w:p>
    <w:p w14:paraId="5A34BA74" w14:textId="77777777" w:rsidR="00423067" w:rsidRDefault="00423067" w:rsidP="00423067">
      <w:pPr>
        <w:pStyle w:val="aff2"/>
        <w:ind w:firstLine="708"/>
      </w:pPr>
    </w:p>
    <w:p w14:paraId="33E1D89F" w14:textId="77777777" w:rsidR="00BF3AD5" w:rsidRPr="005210AF" w:rsidRDefault="00BF3AD5" w:rsidP="00423067">
      <w:pPr>
        <w:pStyle w:val="aff2"/>
        <w:ind w:firstLine="708"/>
      </w:pPr>
    </w:p>
    <w:p w14:paraId="7A40157D" w14:textId="77777777" w:rsidR="00423067" w:rsidRPr="003C6695" w:rsidRDefault="00423067" w:rsidP="00BF3AD5">
      <w:pPr>
        <w:pStyle w:val="aff2"/>
        <w:ind w:firstLine="0"/>
        <w:jc w:val="left"/>
      </w:pPr>
      <w:r>
        <w:lastRenderedPageBreak/>
        <w:t xml:space="preserve">Таблица </w:t>
      </w:r>
      <w:r w:rsidR="00633D1C">
        <w:t>3</w:t>
      </w:r>
      <w:r w:rsidR="009919AE">
        <w:t xml:space="preserve"> </w:t>
      </w:r>
      <w:r w:rsidR="009919AE" w:rsidRPr="009919AE">
        <w:t>–</w:t>
      </w:r>
      <w:r>
        <w:t xml:space="preserve"> Коды завершения транзакций</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3969"/>
      </w:tblGrid>
      <w:tr w:rsidR="00423067" w:rsidRPr="00DE1E43" w14:paraId="47A7CBE2" w14:textId="77777777" w:rsidTr="009919AE">
        <w:trPr>
          <w:jc w:val="center"/>
        </w:trPr>
        <w:tc>
          <w:tcPr>
            <w:tcW w:w="2155" w:type="dxa"/>
            <w:shd w:val="clear" w:color="auto" w:fill="auto"/>
          </w:tcPr>
          <w:p w14:paraId="0785526D" w14:textId="77777777" w:rsidR="00423067" w:rsidRPr="003C6695" w:rsidRDefault="00423067" w:rsidP="00FE3DF0">
            <w:pPr>
              <w:pStyle w:val="aff2"/>
              <w:ind w:firstLine="0"/>
            </w:pPr>
            <w:r>
              <w:t>Код завершения</w:t>
            </w:r>
          </w:p>
        </w:tc>
        <w:tc>
          <w:tcPr>
            <w:tcW w:w="3969" w:type="dxa"/>
            <w:shd w:val="clear" w:color="auto" w:fill="auto"/>
          </w:tcPr>
          <w:p w14:paraId="20B7D65F" w14:textId="77777777" w:rsidR="00423067" w:rsidRDefault="00423067" w:rsidP="00FE3DF0">
            <w:pPr>
              <w:pStyle w:val="aff2"/>
              <w:ind w:firstLine="0"/>
            </w:pPr>
            <w:r>
              <w:t>Описание</w:t>
            </w:r>
          </w:p>
        </w:tc>
      </w:tr>
      <w:tr w:rsidR="00423067" w:rsidRPr="00DE1E43" w14:paraId="23D94A73" w14:textId="77777777" w:rsidTr="009919AE">
        <w:trPr>
          <w:jc w:val="center"/>
        </w:trPr>
        <w:tc>
          <w:tcPr>
            <w:tcW w:w="2155" w:type="dxa"/>
            <w:shd w:val="clear" w:color="auto" w:fill="auto"/>
          </w:tcPr>
          <w:p w14:paraId="0B4580FC" w14:textId="77777777" w:rsidR="00423067" w:rsidRPr="0062704E" w:rsidRDefault="00423067" w:rsidP="009919AE">
            <w:pPr>
              <w:pStyle w:val="aff2"/>
              <w:ind w:firstLine="0"/>
              <w:jc w:val="center"/>
            </w:pPr>
            <w:r w:rsidRPr="0062704E">
              <w:t>_</w:t>
            </w:r>
            <w:r w:rsidRPr="00DE1E43">
              <w:rPr>
                <w:lang w:val="en-US"/>
              </w:rPr>
              <w:t>OK</w:t>
            </w:r>
          </w:p>
        </w:tc>
        <w:tc>
          <w:tcPr>
            <w:tcW w:w="3969" w:type="dxa"/>
            <w:shd w:val="clear" w:color="auto" w:fill="auto"/>
          </w:tcPr>
          <w:p w14:paraId="0471FBE6" w14:textId="77777777" w:rsidR="00423067" w:rsidRPr="0062704E" w:rsidRDefault="00423067" w:rsidP="00FE3DF0">
            <w:pPr>
              <w:pStyle w:val="aff2"/>
              <w:ind w:firstLine="0"/>
            </w:pPr>
            <w:r>
              <w:t>Успешно</w:t>
            </w:r>
            <w:r w:rsidRPr="0062704E">
              <w:t xml:space="preserve">, </w:t>
            </w:r>
            <w:r>
              <w:t>получено</w:t>
            </w:r>
            <w:r w:rsidRPr="0062704E">
              <w:t xml:space="preserve"> ОС</w:t>
            </w:r>
          </w:p>
        </w:tc>
      </w:tr>
      <w:tr w:rsidR="00423067" w:rsidRPr="00DE1E43" w14:paraId="3E591395" w14:textId="77777777" w:rsidTr="009919AE">
        <w:trPr>
          <w:jc w:val="center"/>
        </w:trPr>
        <w:tc>
          <w:tcPr>
            <w:tcW w:w="2155" w:type="dxa"/>
            <w:shd w:val="clear" w:color="auto" w:fill="auto"/>
          </w:tcPr>
          <w:p w14:paraId="6209D17A" w14:textId="77777777" w:rsidR="00423067" w:rsidRPr="0062704E" w:rsidRDefault="00423067" w:rsidP="009919AE">
            <w:pPr>
              <w:pStyle w:val="aff2"/>
              <w:ind w:firstLine="0"/>
              <w:jc w:val="center"/>
            </w:pPr>
            <w:r w:rsidRPr="0062704E">
              <w:t>_</w:t>
            </w:r>
            <w:r w:rsidRPr="00DE1E43">
              <w:rPr>
                <w:lang w:val="en-US"/>
              </w:rPr>
              <w:t>ECRC</w:t>
            </w:r>
          </w:p>
        </w:tc>
        <w:tc>
          <w:tcPr>
            <w:tcW w:w="3969" w:type="dxa"/>
            <w:shd w:val="clear" w:color="auto" w:fill="auto"/>
          </w:tcPr>
          <w:p w14:paraId="2DB61BE6" w14:textId="77777777" w:rsidR="00423067" w:rsidRPr="0062704E" w:rsidRDefault="00423067" w:rsidP="00FE3DF0">
            <w:pPr>
              <w:pStyle w:val="aff2"/>
              <w:ind w:firstLine="0"/>
            </w:pPr>
            <w:r>
              <w:t>Ошибка четности</w:t>
            </w:r>
          </w:p>
        </w:tc>
      </w:tr>
      <w:tr w:rsidR="00423067" w:rsidRPr="00DE1E43" w14:paraId="6A7F330C" w14:textId="77777777" w:rsidTr="009919AE">
        <w:trPr>
          <w:jc w:val="center"/>
        </w:trPr>
        <w:tc>
          <w:tcPr>
            <w:tcW w:w="2155" w:type="dxa"/>
            <w:shd w:val="clear" w:color="auto" w:fill="auto"/>
          </w:tcPr>
          <w:p w14:paraId="7A510A7A" w14:textId="77777777" w:rsidR="00423067" w:rsidRPr="0062704E" w:rsidRDefault="00423067" w:rsidP="009919AE">
            <w:pPr>
              <w:pStyle w:val="aff2"/>
              <w:ind w:firstLine="0"/>
              <w:jc w:val="center"/>
            </w:pPr>
            <w:r w:rsidRPr="0062704E">
              <w:t>_</w:t>
            </w:r>
            <w:r w:rsidRPr="00DE1E43">
              <w:rPr>
                <w:lang w:val="en-US"/>
              </w:rPr>
              <w:t>ETO</w:t>
            </w:r>
          </w:p>
        </w:tc>
        <w:tc>
          <w:tcPr>
            <w:tcW w:w="3969" w:type="dxa"/>
            <w:shd w:val="clear" w:color="auto" w:fill="auto"/>
          </w:tcPr>
          <w:p w14:paraId="120BD1E0" w14:textId="77777777" w:rsidR="00423067" w:rsidRPr="0062704E" w:rsidRDefault="00423067" w:rsidP="00FE3DF0">
            <w:pPr>
              <w:pStyle w:val="aff2"/>
              <w:ind w:firstLine="0"/>
            </w:pPr>
            <w:r>
              <w:t>Нет ответа от ОУ</w:t>
            </w:r>
          </w:p>
        </w:tc>
      </w:tr>
      <w:tr w:rsidR="00423067" w:rsidRPr="00F136C6" w14:paraId="4D0E881A" w14:textId="77777777" w:rsidTr="009919AE">
        <w:trPr>
          <w:jc w:val="center"/>
        </w:trPr>
        <w:tc>
          <w:tcPr>
            <w:tcW w:w="2155" w:type="dxa"/>
            <w:shd w:val="clear" w:color="auto" w:fill="auto"/>
          </w:tcPr>
          <w:p w14:paraId="2CD647CD" w14:textId="77777777" w:rsidR="00423067" w:rsidRPr="0062704E" w:rsidRDefault="00423067" w:rsidP="009919AE">
            <w:pPr>
              <w:pStyle w:val="aff2"/>
              <w:ind w:firstLine="0"/>
              <w:jc w:val="center"/>
            </w:pPr>
            <w:r w:rsidRPr="0062704E">
              <w:t>_</w:t>
            </w:r>
            <w:r w:rsidRPr="00DE1E43">
              <w:rPr>
                <w:lang w:val="en-US"/>
              </w:rPr>
              <w:t>ESPEC</w:t>
            </w:r>
          </w:p>
        </w:tc>
        <w:tc>
          <w:tcPr>
            <w:tcW w:w="3969" w:type="dxa"/>
            <w:shd w:val="clear" w:color="auto" w:fill="auto"/>
          </w:tcPr>
          <w:p w14:paraId="338D414A" w14:textId="77777777" w:rsidR="00423067" w:rsidRPr="00F136C6" w:rsidRDefault="00423067" w:rsidP="00FE3DF0">
            <w:pPr>
              <w:pStyle w:val="aff2"/>
              <w:spacing w:line="240" w:lineRule="auto"/>
              <w:ind w:firstLine="0"/>
            </w:pPr>
            <w:r>
              <w:t>У</w:t>
            </w:r>
            <w:r w:rsidRPr="00F136C6">
              <w:t>спешно, спец. признаки в ОС</w:t>
            </w:r>
          </w:p>
        </w:tc>
      </w:tr>
      <w:tr w:rsidR="00423067" w:rsidRPr="00DE1E43" w14:paraId="3A4E0902" w14:textId="77777777" w:rsidTr="009919AE">
        <w:trPr>
          <w:jc w:val="center"/>
        </w:trPr>
        <w:tc>
          <w:tcPr>
            <w:tcW w:w="2155" w:type="dxa"/>
            <w:shd w:val="clear" w:color="auto" w:fill="auto"/>
          </w:tcPr>
          <w:p w14:paraId="41882D94" w14:textId="77777777" w:rsidR="00423067" w:rsidRPr="00DE1E43" w:rsidRDefault="00423067" w:rsidP="009919AE">
            <w:pPr>
              <w:pStyle w:val="aff2"/>
              <w:ind w:firstLine="0"/>
              <w:jc w:val="center"/>
              <w:rPr>
                <w:lang w:val="en-US"/>
              </w:rPr>
            </w:pPr>
            <w:r w:rsidRPr="00DE1E43">
              <w:rPr>
                <w:lang w:val="en-US"/>
              </w:rPr>
              <w:t>_ECMD</w:t>
            </w:r>
          </w:p>
        </w:tc>
        <w:tc>
          <w:tcPr>
            <w:tcW w:w="3969" w:type="dxa"/>
            <w:shd w:val="clear" w:color="auto" w:fill="auto"/>
          </w:tcPr>
          <w:p w14:paraId="20496255" w14:textId="77777777" w:rsidR="00423067" w:rsidRPr="003C6695" w:rsidRDefault="00423067" w:rsidP="00FE3DF0">
            <w:pPr>
              <w:pStyle w:val="aff2"/>
              <w:ind w:firstLine="0"/>
            </w:pPr>
            <w:r>
              <w:t>Некорректная команда</w:t>
            </w:r>
          </w:p>
        </w:tc>
      </w:tr>
      <w:tr w:rsidR="00423067" w:rsidRPr="00DE1E43" w14:paraId="036DE3BB" w14:textId="77777777" w:rsidTr="009919AE">
        <w:trPr>
          <w:jc w:val="center"/>
        </w:trPr>
        <w:tc>
          <w:tcPr>
            <w:tcW w:w="2155" w:type="dxa"/>
            <w:shd w:val="clear" w:color="auto" w:fill="auto"/>
          </w:tcPr>
          <w:p w14:paraId="5EBC590F" w14:textId="77777777" w:rsidR="00423067" w:rsidRPr="00DE1E43" w:rsidRDefault="00423067" w:rsidP="009919AE">
            <w:pPr>
              <w:pStyle w:val="aff2"/>
              <w:ind w:firstLine="0"/>
              <w:jc w:val="center"/>
              <w:rPr>
                <w:lang w:val="en-US"/>
              </w:rPr>
            </w:pPr>
            <w:r w:rsidRPr="00DE1E43">
              <w:rPr>
                <w:lang w:val="en-US"/>
              </w:rPr>
              <w:t>_ERP</w:t>
            </w:r>
          </w:p>
        </w:tc>
        <w:tc>
          <w:tcPr>
            <w:tcW w:w="3969" w:type="dxa"/>
            <w:shd w:val="clear" w:color="auto" w:fill="auto"/>
          </w:tcPr>
          <w:p w14:paraId="7AB16B4A" w14:textId="77777777" w:rsidR="00423067" w:rsidRPr="003C6695" w:rsidRDefault="00423067" w:rsidP="00FE3DF0">
            <w:pPr>
              <w:pStyle w:val="aff2"/>
              <w:ind w:firstLine="0"/>
            </w:pPr>
            <w:r>
              <w:t>Пауза при приеме данных</w:t>
            </w:r>
          </w:p>
        </w:tc>
      </w:tr>
      <w:tr w:rsidR="00423067" w:rsidRPr="00DE1E43" w14:paraId="603A4C22" w14:textId="77777777" w:rsidTr="009919AE">
        <w:trPr>
          <w:jc w:val="center"/>
        </w:trPr>
        <w:tc>
          <w:tcPr>
            <w:tcW w:w="2155" w:type="dxa"/>
            <w:shd w:val="clear" w:color="auto" w:fill="auto"/>
          </w:tcPr>
          <w:p w14:paraId="29C63B80" w14:textId="77777777" w:rsidR="00423067" w:rsidRPr="00DE1E43" w:rsidRDefault="00423067" w:rsidP="009919AE">
            <w:pPr>
              <w:pStyle w:val="aff2"/>
              <w:ind w:firstLine="0"/>
              <w:jc w:val="center"/>
              <w:rPr>
                <w:lang w:val="en-US"/>
              </w:rPr>
            </w:pPr>
            <w:r w:rsidRPr="00DE1E43">
              <w:rPr>
                <w:lang w:val="en-US"/>
              </w:rPr>
              <w:t>_NONE</w:t>
            </w:r>
          </w:p>
        </w:tc>
        <w:tc>
          <w:tcPr>
            <w:tcW w:w="3969" w:type="dxa"/>
            <w:shd w:val="clear" w:color="auto" w:fill="auto"/>
          </w:tcPr>
          <w:p w14:paraId="34E56AAD" w14:textId="77777777" w:rsidR="00423067" w:rsidRPr="003C6695" w:rsidRDefault="00423067" w:rsidP="00FE3DF0">
            <w:pPr>
              <w:pStyle w:val="aff2"/>
              <w:ind w:firstLine="0"/>
            </w:pPr>
            <w:r>
              <w:t>Успешно, без ОС</w:t>
            </w:r>
          </w:p>
        </w:tc>
      </w:tr>
    </w:tbl>
    <w:p w14:paraId="378793A9" w14:textId="77777777" w:rsidR="00423067" w:rsidRPr="00F136C6" w:rsidRDefault="00423067" w:rsidP="00423067">
      <w:pPr>
        <w:pStyle w:val="aff2"/>
        <w:ind w:firstLine="708"/>
        <w:rPr>
          <w:lang w:val="en-US"/>
        </w:rPr>
      </w:pPr>
    </w:p>
    <w:p w14:paraId="67389608" w14:textId="77777777" w:rsidR="00423067" w:rsidRDefault="00423067" w:rsidP="00423067">
      <w:pPr>
        <w:pStyle w:val="aff2"/>
        <w:ind w:firstLine="708"/>
      </w:pPr>
      <w:r>
        <w:t>Перед завершением необходимо снять отображение буферов и закрыть файл драйвера.</w:t>
      </w:r>
    </w:p>
    <w:p w14:paraId="00E0905E" w14:textId="77777777" w:rsidR="00423067" w:rsidRPr="005B0896" w:rsidRDefault="00423067" w:rsidP="00423067">
      <w:pPr>
        <w:pStyle w:val="aff2"/>
        <w:ind w:firstLine="708"/>
        <w:rPr>
          <w:rFonts w:ascii="Courier New" w:hAnsi="Courier New" w:cs="Courier New"/>
          <w:sz w:val="24"/>
          <w:szCs w:val="24"/>
        </w:rPr>
      </w:pPr>
      <w:proofErr w:type="spellStart"/>
      <w:proofErr w:type="gramStart"/>
      <w:r>
        <w:rPr>
          <w:rFonts w:ascii="Courier New" w:hAnsi="Courier New" w:cs="Courier New"/>
          <w:sz w:val="24"/>
          <w:szCs w:val="24"/>
          <w:lang w:val="en-US"/>
        </w:rPr>
        <w:t>munmap</w:t>
      </w:r>
      <w:proofErr w:type="spellEnd"/>
      <w:r w:rsidRPr="005B0896">
        <w:rPr>
          <w:rFonts w:ascii="Courier New" w:hAnsi="Courier New" w:cs="Courier New"/>
          <w:sz w:val="24"/>
          <w:szCs w:val="24"/>
        </w:rPr>
        <w:t>(</w:t>
      </w:r>
      <w:proofErr w:type="gramEnd"/>
      <w:r>
        <w:rPr>
          <w:rFonts w:ascii="Courier New" w:hAnsi="Courier New" w:cs="Courier New"/>
          <w:sz w:val="24"/>
          <w:szCs w:val="24"/>
        </w:rPr>
        <w:t xml:space="preserve">снятие отображения для </w:t>
      </w:r>
      <w:proofErr w:type="spellStart"/>
      <w:r>
        <w:rPr>
          <w:rFonts w:ascii="Courier New" w:hAnsi="Courier New" w:cs="Courier New"/>
          <w:sz w:val="24"/>
          <w:szCs w:val="24"/>
          <w:lang w:val="en-US"/>
        </w:rPr>
        <w:t>bc</w:t>
      </w:r>
      <w:proofErr w:type="spellEnd"/>
      <w:r w:rsidRPr="005B0896">
        <w:rPr>
          <w:rFonts w:ascii="Courier New" w:hAnsi="Courier New" w:cs="Courier New"/>
          <w:sz w:val="24"/>
          <w:szCs w:val="24"/>
        </w:rPr>
        <w:t>_</w:t>
      </w:r>
      <w:r>
        <w:rPr>
          <w:rFonts w:ascii="Courier New" w:hAnsi="Courier New" w:cs="Courier New"/>
          <w:sz w:val="24"/>
          <w:szCs w:val="24"/>
          <w:lang w:val="en-US"/>
        </w:rPr>
        <w:t>pool</w:t>
      </w:r>
      <w:r w:rsidRPr="005B0896">
        <w:rPr>
          <w:rFonts w:ascii="Courier New" w:hAnsi="Courier New" w:cs="Courier New"/>
          <w:sz w:val="24"/>
          <w:szCs w:val="24"/>
        </w:rPr>
        <w:t>);</w:t>
      </w:r>
    </w:p>
    <w:p w14:paraId="420F295C" w14:textId="77777777" w:rsidR="00423067" w:rsidRDefault="00423067" w:rsidP="00423067">
      <w:pPr>
        <w:pStyle w:val="aff2"/>
        <w:ind w:firstLine="708"/>
        <w:rPr>
          <w:rFonts w:ascii="Courier New" w:hAnsi="Courier New" w:cs="Courier New"/>
          <w:sz w:val="24"/>
          <w:szCs w:val="24"/>
        </w:rPr>
      </w:pPr>
      <w:r w:rsidRPr="00A52EDE">
        <w:rPr>
          <w:rFonts w:ascii="Courier New" w:hAnsi="Courier New" w:cs="Courier New"/>
          <w:sz w:val="24"/>
          <w:szCs w:val="24"/>
          <w:lang w:val="en-US"/>
        </w:rPr>
        <w:t>close</w:t>
      </w:r>
      <w:r w:rsidRPr="00A236B6">
        <w:rPr>
          <w:rFonts w:ascii="Courier New" w:hAnsi="Courier New" w:cs="Courier New"/>
          <w:sz w:val="24"/>
          <w:szCs w:val="24"/>
        </w:rPr>
        <w:t>(</w:t>
      </w:r>
      <w:r w:rsidRPr="00A52EDE">
        <w:rPr>
          <w:rFonts w:ascii="Courier New" w:hAnsi="Courier New" w:cs="Courier New"/>
          <w:sz w:val="24"/>
          <w:szCs w:val="24"/>
          <w:lang w:val="en-US"/>
        </w:rPr>
        <w:t>f</w:t>
      </w:r>
      <w:r w:rsidRPr="00A236B6">
        <w:rPr>
          <w:rFonts w:ascii="Courier New" w:hAnsi="Courier New" w:cs="Courier New"/>
          <w:sz w:val="24"/>
          <w:szCs w:val="24"/>
        </w:rPr>
        <w:t>_</w:t>
      </w:r>
      <w:r w:rsidRPr="00A52EDE">
        <w:rPr>
          <w:rFonts w:ascii="Courier New" w:hAnsi="Courier New" w:cs="Courier New"/>
          <w:sz w:val="24"/>
          <w:szCs w:val="24"/>
          <w:lang w:val="en-US"/>
        </w:rPr>
        <w:t>BC</w:t>
      </w:r>
      <w:r w:rsidR="009919AE">
        <w:rPr>
          <w:rFonts w:ascii="Courier New" w:hAnsi="Courier New" w:cs="Courier New"/>
          <w:sz w:val="24"/>
          <w:szCs w:val="24"/>
        </w:rPr>
        <w:t>);</w:t>
      </w:r>
    </w:p>
    <w:p w14:paraId="5AB285A3" w14:textId="77777777" w:rsidR="009919AE" w:rsidRPr="009919AE" w:rsidRDefault="009919AE" w:rsidP="00423067">
      <w:pPr>
        <w:pStyle w:val="aff2"/>
        <w:ind w:firstLine="708"/>
        <w:rPr>
          <w:rFonts w:ascii="Courier New" w:hAnsi="Courier New" w:cs="Courier New"/>
          <w:sz w:val="24"/>
          <w:szCs w:val="24"/>
        </w:rPr>
      </w:pPr>
    </w:p>
    <w:p w14:paraId="0DBDB401" w14:textId="77777777" w:rsidR="00423067" w:rsidRPr="001D1DA1" w:rsidRDefault="00423067" w:rsidP="00423067">
      <w:pPr>
        <w:pStyle w:val="aff2"/>
        <w:spacing w:after="240"/>
        <w:ind w:firstLine="708"/>
        <w:rPr>
          <w:noProof/>
        </w:rPr>
      </w:pPr>
      <w:r w:rsidRPr="00A236B6">
        <w:rPr>
          <w:i/>
        </w:rPr>
        <w:t xml:space="preserve">Программа </w:t>
      </w:r>
      <w:r w:rsidRPr="00A236B6">
        <w:rPr>
          <w:i/>
          <w:lang w:val="en-US"/>
        </w:rPr>
        <w:t>RT</w:t>
      </w:r>
      <w:r w:rsidRPr="00A236B6">
        <w:rPr>
          <w:i/>
        </w:rPr>
        <w:t>.</w:t>
      </w:r>
      <w:r w:rsidRPr="00A236B6">
        <w:rPr>
          <w:i/>
          <w:lang w:val="en-US"/>
        </w:rPr>
        <w:t>c</w:t>
      </w:r>
      <w:r w:rsidRPr="00A236B6">
        <w:t xml:space="preserve"> </w:t>
      </w:r>
      <w:r>
        <w:t xml:space="preserve">представляет собой </w:t>
      </w:r>
      <w:r w:rsidRPr="00F84087">
        <w:rPr>
          <w:i/>
        </w:rPr>
        <w:t>Оконечное устройство</w:t>
      </w:r>
      <w:r>
        <w:t xml:space="preserve">. </w:t>
      </w:r>
      <w:r w:rsidRPr="00A236B6">
        <w:t xml:space="preserve">При работе </w:t>
      </w:r>
      <w:r>
        <w:t>в</w:t>
      </w:r>
      <w:r w:rsidRPr="00A236B6">
        <w:t xml:space="preserve"> режиме ОУ данные для передачи и приняты</w:t>
      </w:r>
      <w:r>
        <w:t xml:space="preserve">е данные хранятся во внутренней </w:t>
      </w:r>
      <w:r w:rsidRPr="00A236B6">
        <w:t>памяти ПЛИС модуля. Для приема данных используются 32 буфер</w:t>
      </w:r>
      <w:r>
        <w:t xml:space="preserve">а размером 64 байта каждый. Для </w:t>
      </w:r>
      <w:r w:rsidRPr="00A236B6">
        <w:t>отправки данных используются 32 буфера размером 64 байта каждый (32 слова).</w:t>
      </w:r>
      <w:r>
        <w:t xml:space="preserve"> </w:t>
      </w:r>
      <w:r>
        <w:rPr>
          <w:noProof/>
        </w:rPr>
        <w:t>Для начала работы с устройством необходимо открыть файл драйвера в режиме «Чтение-запись»</w:t>
      </w:r>
      <w:r w:rsidRPr="009F7898">
        <w:rPr>
          <w:noProof/>
        </w:rPr>
        <w:t xml:space="preserve">: </w:t>
      </w:r>
    </w:p>
    <w:p w14:paraId="41AF5285" w14:textId="77777777" w:rsidR="00423067" w:rsidRPr="00767689" w:rsidRDefault="00423067" w:rsidP="00423067">
      <w:pPr>
        <w:pStyle w:val="aff2"/>
        <w:ind w:firstLine="708"/>
        <w:rPr>
          <w:rFonts w:ascii="Courier New" w:hAnsi="Courier New" w:cs="Courier New"/>
          <w:sz w:val="24"/>
          <w:szCs w:val="24"/>
        </w:rPr>
      </w:pPr>
      <w:r w:rsidRPr="009F7898">
        <w:rPr>
          <w:rFonts w:ascii="Courier New" w:hAnsi="Courier New" w:cs="Courier New"/>
          <w:sz w:val="24"/>
          <w:szCs w:val="24"/>
          <w:lang w:val="en-US"/>
        </w:rPr>
        <w:t>int</w:t>
      </w:r>
      <w:r w:rsidRPr="00767689">
        <w:rPr>
          <w:rFonts w:ascii="Courier New" w:hAnsi="Courier New" w:cs="Courier New"/>
          <w:sz w:val="24"/>
          <w:szCs w:val="24"/>
        </w:rPr>
        <w:t xml:space="preserve"> </w:t>
      </w:r>
      <w:r w:rsidRPr="009F7898">
        <w:rPr>
          <w:rFonts w:ascii="Courier New" w:hAnsi="Courier New" w:cs="Courier New"/>
          <w:sz w:val="24"/>
          <w:szCs w:val="24"/>
          <w:lang w:val="en-US"/>
        </w:rPr>
        <w:t>f</w:t>
      </w:r>
      <w:r w:rsidRPr="00767689">
        <w:rPr>
          <w:rFonts w:ascii="Courier New" w:hAnsi="Courier New" w:cs="Courier New"/>
          <w:sz w:val="24"/>
          <w:szCs w:val="24"/>
        </w:rPr>
        <w:t>_</w:t>
      </w:r>
      <w:r>
        <w:rPr>
          <w:rFonts w:ascii="Courier New" w:hAnsi="Courier New" w:cs="Courier New"/>
          <w:sz w:val="24"/>
          <w:szCs w:val="24"/>
          <w:lang w:val="en-US"/>
        </w:rPr>
        <w:t>RT</w:t>
      </w:r>
      <w:r w:rsidRPr="00767689">
        <w:rPr>
          <w:rFonts w:ascii="Courier New" w:hAnsi="Courier New" w:cs="Courier New"/>
          <w:sz w:val="24"/>
          <w:szCs w:val="24"/>
        </w:rPr>
        <w:t>;</w:t>
      </w:r>
    </w:p>
    <w:p w14:paraId="7DFD8F14" w14:textId="77777777" w:rsidR="00423067" w:rsidRPr="00E50CBE" w:rsidRDefault="00423067" w:rsidP="00423067">
      <w:pPr>
        <w:pStyle w:val="aff2"/>
        <w:ind w:firstLine="708"/>
        <w:rPr>
          <w:rStyle w:val="HTML0"/>
          <w:sz w:val="24"/>
          <w:szCs w:val="24"/>
        </w:rPr>
      </w:pPr>
      <w:r w:rsidRPr="009F7898">
        <w:rPr>
          <w:rStyle w:val="HTML0"/>
          <w:sz w:val="24"/>
          <w:szCs w:val="24"/>
          <w:lang w:val="en-US"/>
        </w:rPr>
        <w:t>f</w:t>
      </w:r>
      <w:r w:rsidRPr="00E50CBE">
        <w:rPr>
          <w:rStyle w:val="HTML0"/>
          <w:sz w:val="24"/>
          <w:szCs w:val="24"/>
        </w:rPr>
        <w:t>_</w:t>
      </w:r>
      <w:r>
        <w:rPr>
          <w:rStyle w:val="HTML0"/>
          <w:sz w:val="24"/>
          <w:szCs w:val="24"/>
          <w:lang w:val="en-US"/>
        </w:rPr>
        <w:t>RT</w:t>
      </w:r>
      <w:r w:rsidRPr="00E50CBE">
        <w:rPr>
          <w:rStyle w:val="HTML0"/>
          <w:sz w:val="24"/>
          <w:szCs w:val="24"/>
        </w:rPr>
        <w:t xml:space="preserve"> = </w:t>
      </w:r>
      <w:proofErr w:type="gramStart"/>
      <w:r w:rsidRPr="009F7898">
        <w:rPr>
          <w:rStyle w:val="HTML0"/>
          <w:sz w:val="24"/>
          <w:szCs w:val="24"/>
          <w:lang w:val="en-US"/>
        </w:rPr>
        <w:t>open</w:t>
      </w:r>
      <w:r w:rsidRPr="00E50CBE">
        <w:rPr>
          <w:rStyle w:val="HTML0"/>
          <w:sz w:val="24"/>
          <w:szCs w:val="24"/>
        </w:rPr>
        <w:t>(</w:t>
      </w:r>
      <w:proofErr w:type="gramEnd"/>
      <w:r w:rsidRPr="00E50CBE">
        <w:rPr>
          <w:rStyle w:val="hljs-string"/>
          <w:rFonts w:ascii="Courier New" w:hAnsi="Courier New" w:cs="Courier New"/>
          <w:sz w:val="24"/>
          <w:szCs w:val="24"/>
        </w:rPr>
        <w:t>"</w:t>
      </w:r>
      <w:r>
        <w:rPr>
          <w:rStyle w:val="hljs-string"/>
          <w:rFonts w:ascii="Courier New" w:hAnsi="Courier New" w:cs="Courier New"/>
          <w:sz w:val="24"/>
          <w:szCs w:val="24"/>
        </w:rPr>
        <w:t>Устройство Манчестера</w:t>
      </w:r>
      <w:r w:rsidRPr="00E50CBE">
        <w:rPr>
          <w:rStyle w:val="hljs-string"/>
          <w:rFonts w:ascii="Courier New" w:hAnsi="Courier New" w:cs="Courier New"/>
          <w:sz w:val="24"/>
          <w:szCs w:val="24"/>
        </w:rPr>
        <w:t>"</w:t>
      </w:r>
      <w:r w:rsidRPr="00E50CBE">
        <w:rPr>
          <w:rStyle w:val="HTML0"/>
          <w:sz w:val="24"/>
          <w:szCs w:val="24"/>
        </w:rPr>
        <w:t xml:space="preserve">, </w:t>
      </w:r>
      <w:r w:rsidRPr="009F7898">
        <w:rPr>
          <w:rStyle w:val="HTML0"/>
          <w:sz w:val="24"/>
          <w:szCs w:val="24"/>
          <w:lang w:val="en-US"/>
        </w:rPr>
        <w:t>O</w:t>
      </w:r>
      <w:r w:rsidRPr="00E50CBE">
        <w:rPr>
          <w:rStyle w:val="HTML0"/>
          <w:sz w:val="24"/>
          <w:szCs w:val="24"/>
        </w:rPr>
        <w:t>_</w:t>
      </w:r>
      <w:r w:rsidRPr="009F7898">
        <w:rPr>
          <w:rStyle w:val="HTML0"/>
          <w:sz w:val="24"/>
          <w:szCs w:val="24"/>
          <w:lang w:val="en-US"/>
        </w:rPr>
        <w:t>RDWR</w:t>
      </w:r>
      <w:r w:rsidRPr="00E50CBE">
        <w:rPr>
          <w:rStyle w:val="HTML0"/>
          <w:sz w:val="24"/>
          <w:szCs w:val="24"/>
        </w:rPr>
        <w:t>);</w:t>
      </w:r>
    </w:p>
    <w:p w14:paraId="0366FF82" w14:textId="77777777" w:rsidR="00423067" w:rsidRPr="00430A37" w:rsidRDefault="00423067" w:rsidP="00423067">
      <w:pPr>
        <w:pStyle w:val="aff2"/>
        <w:ind w:firstLine="708"/>
      </w:pPr>
      <w:r>
        <w:t xml:space="preserve">Для работы с ОУ необходимо инициализировать структуру устройства и  вызвать функцию </w:t>
      </w:r>
      <w:proofErr w:type="spellStart"/>
      <w:r>
        <w:rPr>
          <w:i/>
          <w:lang w:val="en-US"/>
        </w:rPr>
        <w:t>ioctl</w:t>
      </w:r>
      <w:proofErr w:type="spellEnd"/>
      <w:r w:rsidRPr="00430A37">
        <w:rPr>
          <w:i/>
        </w:rPr>
        <w:t xml:space="preserve"> </w:t>
      </w:r>
      <w:r>
        <w:t>со специальным кодом</w:t>
      </w:r>
      <w:r w:rsidRPr="00430A37">
        <w:t>:</w:t>
      </w:r>
    </w:p>
    <w:p w14:paraId="2164E0D7" w14:textId="77777777" w:rsidR="00423067" w:rsidRPr="00767689" w:rsidRDefault="00423067" w:rsidP="00423067">
      <w:pPr>
        <w:pStyle w:val="aff2"/>
        <w:ind w:firstLine="708"/>
        <w:rPr>
          <w:rFonts w:ascii="Courier New" w:hAnsi="Courier New" w:cs="Courier New"/>
          <w:sz w:val="24"/>
          <w:szCs w:val="24"/>
          <w:lang w:val="en-US"/>
        </w:rPr>
      </w:pPr>
      <w:proofErr w:type="spellStart"/>
      <w:r w:rsidRPr="00767689">
        <w:rPr>
          <w:rFonts w:ascii="Courier New" w:hAnsi="Courier New" w:cs="Courier New"/>
          <w:sz w:val="24"/>
          <w:szCs w:val="24"/>
          <w:lang w:val="en-US"/>
        </w:rPr>
        <w:t>mmr_rt_init_t</w:t>
      </w:r>
      <w:proofErr w:type="spellEnd"/>
      <w:r w:rsidRPr="00767689">
        <w:rPr>
          <w:rFonts w:ascii="Courier New" w:hAnsi="Courier New" w:cs="Courier New"/>
          <w:sz w:val="24"/>
          <w:szCs w:val="24"/>
          <w:lang w:val="en-US"/>
        </w:rPr>
        <w:t xml:space="preserve"> </w:t>
      </w:r>
      <w:proofErr w:type="spellStart"/>
      <w:r w:rsidRPr="00767689">
        <w:rPr>
          <w:rFonts w:ascii="Courier New" w:hAnsi="Courier New" w:cs="Courier New"/>
          <w:sz w:val="24"/>
          <w:szCs w:val="24"/>
          <w:lang w:val="en-US"/>
        </w:rPr>
        <w:t>rt_i</w:t>
      </w:r>
      <w:proofErr w:type="spellEnd"/>
      <w:r w:rsidRPr="00767689">
        <w:rPr>
          <w:rFonts w:ascii="Courier New" w:hAnsi="Courier New" w:cs="Courier New"/>
          <w:sz w:val="24"/>
          <w:szCs w:val="24"/>
          <w:lang w:val="en-US"/>
        </w:rPr>
        <w:t>;</w:t>
      </w:r>
    </w:p>
    <w:p w14:paraId="36125DF1" w14:textId="77777777" w:rsidR="00423067" w:rsidRPr="003D0BC3" w:rsidRDefault="00423067" w:rsidP="00423067">
      <w:pPr>
        <w:pStyle w:val="aff2"/>
        <w:ind w:firstLine="708"/>
        <w:rPr>
          <w:rFonts w:ascii="Courier New" w:hAnsi="Courier New" w:cs="Courier New"/>
          <w:sz w:val="24"/>
          <w:szCs w:val="24"/>
        </w:rPr>
      </w:pPr>
      <w:r w:rsidRPr="003D0BC3">
        <w:rPr>
          <w:rFonts w:ascii="Courier New" w:hAnsi="Courier New" w:cs="Courier New"/>
          <w:sz w:val="24"/>
          <w:szCs w:val="24"/>
        </w:rPr>
        <w:t>{</w:t>
      </w:r>
      <w:r>
        <w:rPr>
          <w:rFonts w:ascii="Courier New" w:hAnsi="Courier New" w:cs="Courier New"/>
          <w:sz w:val="24"/>
          <w:szCs w:val="24"/>
        </w:rPr>
        <w:t>Инициализация структуры</w:t>
      </w:r>
      <w:r w:rsidRPr="003D0BC3">
        <w:rPr>
          <w:rFonts w:ascii="Courier New" w:hAnsi="Courier New" w:cs="Courier New"/>
          <w:sz w:val="24"/>
          <w:szCs w:val="24"/>
        </w:rPr>
        <w:t>}</w:t>
      </w:r>
    </w:p>
    <w:p w14:paraId="79AAA51D" w14:textId="77777777" w:rsidR="00423067" w:rsidRPr="005B0896" w:rsidRDefault="00423067" w:rsidP="00423067">
      <w:pPr>
        <w:pStyle w:val="aff2"/>
        <w:ind w:firstLine="708"/>
        <w:rPr>
          <w:rFonts w:ascii="Courier New" w:hAnsi="Courier New" w:cs="Courier New"/>
          <w:sz w:val="24"/>
          <w:szCs w:val="24"/>
        </w:rPr>
      </w:pPr>
      <w:r w:rsidRPr="00430A37">
        <w:rPr>
          <w:rFonts w:ascii="Courier New" w:hAnsi="Courier New" w:cs="Courier New"/>
          <w:sz w:val="24"/>
          <w:szCs w:val="24"/>
          <w:lang w:val="en-US"/>
        </w:rPr>
        <w:t>int</w:t>
      </w:r>
      <w:r w:rsidRPr="005B0896">
        <w:rPr>
          <w:rFonts w:ascii="Courier New" w:hAnsi="Courier New" w:cs="Courier New"/>
          <w:sz w:val="24"/>
          <w:szCs w:val="24"/>
        </w:rPr>
        <w:t xml:space="preserve"> </w:t>
      </w:r>
      <w:r w:rsidRPr="00430A37">
        <w:rPr>
          <w:rFonts w:ascii="Courier New" w:hAnsi="Courier New" w:cs="Courier New"/>
          <w:sz w:val="24"/>
          <w:szCs w:val="24"/>
          <w:lang w:val="en-US"/>
        </w:rPr>
        <w:t>ret</w:t>
      </w:r>
      <w:r w:rsidRPr="005B0896">
        <w:rPr>
          <w:rFonts w:ascii="Courier New" w:hAnsi="Courier New" w:cs="Courier New"/>
          <w:sz w:val="24"/>
          <w:szCs w:val="24"/>
        </w:rPr>
        <w:t xml:space="preserve"> = </w:t>
      </w:r>
      <w:proofErr w:type="spellStart"/>
      <w:proofErr w:type="gramStart"/>
      <w:r w:rsidRPr="00430A37">
        <w:rPr>
          <w:rFonts w:ascii="Courier New" w:hAnsi="Courier New" w:cs="Courier New"/>
          <w:sz w:val="24"/>
          <w:szCs w:val="24"/>
          <w:lang w:val="en-US"/>
        </w:rPr>
        <w:t>ioctl</w:t>
      </w:r>
      <w:proofErr w:type="spellEnd"/>
      <w:r w:rsidRPr="005B0896">
        <w:rPr>
          <w:rFonts w:ascii="Courier New" w:hAnsi="Courier New" w:cs="Courier New"/>
          <w:sz w:val="24"/>
          <w:szCs w:val="24"/>
        </w:rPr>
        <w:t>(</w:t>
      </w:r>
      <w:proofErr w:type="gramEnd"/>
      <w:r>
        <w:rPr>
          <w:rFonts w:ascii="Courier New" w:hAnsi="Courier New" w:cs="Courier New"/>
          <w:sz w:val="24"/>
          <w:szCs w:val="24"/>
        </w:rPr>
        <w:t>инициализация ОУ</w:t>
      </w:r>
      <w:r w:rsidRPr="005B0896">
        <w:rPr>
          <w:rFonts w:ascii="Courier New" w:hAnsi="Courier New" w:cs="Courier New"/>
          <w:sz w:val="24"/>
          <w:szCs w:val="24"/>
        </w:rPr>
        <w:t>);</w:t>
      </w:r>
    </w:p>
    <w:p w14:paraId="228D3D14" w14:textId="77777777" w:rsidR="00423067" w:rsidRPr="005B0896" w:rsidRDefault="00423067" w:rsidP="00423067">
      <w:pPr>
        <w:pStyle w:val="aff2"/>
        <w:ind w:firstLine="708"/>
      </w:pPr>
    </w:p>
    <w:p w14:paraId="1F6CDF57" w14:textId="77777777" w:rsidR="00BF3AD5" w:rsidRDefault="00BF3AD5" w:rsidP="00423067">
      <w:pPr>
        <w:pStyle w:val="aff2"/>
        <w:ind w:firstLine="708"/>
        <w:jc w:val="center"/>
      </w:pPr>
    </w:p>
    <w:p w14:paraId="2EC0D37D" w14:textId="77777777" w:rsidR="00423067" w:rsidRDefault="00423067" w:rsidP="00BF3AD5">
      <w:pPr>
        <w:pStyle w:val="aff2"/>
        <w:ind w:firstLine="0"/>
        <w:jc w:val="left"/>
      </w:pPr>
      <w:r>
        <w:lastRenderedPageBreak/>
        <w:t xml:space="preserve">Таблица </w:t>
      </w:r>
      <w:r w:rsidR="00633D1C">
        <w:t>4</w:t>
      </w:r>
      <w:r w:rsidR="009919AE">
        <w:t xml:space="preserve"> </w:t>
      </w:r>
      <w:r w:rsidR="009919AE" w:rsidRPr="009919AE">
        <w:t>–</w:t>
      </w:r>
      <w:r>
        <w:t xml:space="preserve"> Флаги ОУ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3"/>
        <w:gridCol w:w="3545"/>
      </w:tblGrid>
      <w:tr w:rsidR="00423067" w14:paraId="79858886" w14:textId="77777777" w:rsidTr="009919AE">
        <w:trPr>
          <w:jc w:val="center"/>
        </w:trPr>
        <w:tc>
          <w:tcPr>
            <w:tcW w:w="1383" w:type="dxa"/>
            <w:shd w:val="clear" w:color="auto" w:fill="auto"/>
          </w:tcPr>
          <w:p w14:paraId="367E35CE" w14:textId="77777777" w:rsidR="00423067" w:rsidRDefault="00423067" w:rsidP="00FE3DF0">
            <w:pPr>
              <w:pStyle w:val="aff2"/>
              <w:ind w:firstLine="0"/>
              <w:jc w:val="center"/>
            </w:pPr>
            <w:r>
              <w:t>Флаг</w:t>
            </w:r>
          </w:p>
        </w:tc>
        <w:tc>
          <w:tcPr>
            <w:tcW w:w="3545" w:type="dxa"/>
            <w:shd w:val="clear" w:color="auto" w:fill="auto"/>
          </w:tcPr>
          <w:p w14:paraId="22E3000C" w14:textId="77777777" w:rsidR="00423067" w:rsidRDefault="00423067" w:rsidP="00FE3DF0">
            <w:pPr>
              <w:pStyle w:val="aff2"/>
              <w:ind w:firstLine="0"/>
              <w:jc w:val="center"/>
            </w:pPr>
            <w:r>
              <w:t>Значение</w:t>
            </w:r>
          </w:p>
        </w:tc>
      </w:tr>
      <w:tr w:rsidR="00423067" w14:paraId="65A4020A" w14:textId="77777777" w:rsidTr="009919AE">
        <w:trPr>
          <w:jc w:val="center"/>
        </w:trPr>
        <w:tc>
          <w:tcPr>
            <w:tcW w:w="1383" w:type="dxa"/>
            <w:shd w:val="clear" w:color="auto" w:fill="auto"/>
          </w:tcPr>
          <w:p w14:paraId="12D3776A" w14:textId="77777777" w:rsidR="00423067" w:rsidRDefault="00423067" w:rsidP="00FE3DF0">
            <w:pPr>
              <w:pStyle w:val="aff2"/>
              <w:ind w:firstLine="0"/>
              <w:jc w:val="center"/>
            </w:pPr>
            <w:r w:rsidRPr="00323ED7">
              <w:t>_TFV</w:t>
            </w:r>
          </w:p>
        </w:tc>
        <w:tc>
          <w:tcPr>
            <w:tcW w:w="3545" w:type="dxa"/>
            <w:shd w:val="clear" w:color="auto" w:fill="auto"/>
          </w:tcPr>
          <w:p w14:paraId="5598E55D" w14:textId="77777777" w:rsidR="00423067" w:rsidRDefault="00423067" w:rsidP="00FE3DF0">
            <w:pPr>
              <w:pStyle w:val="aff2"/>
              <w:tabs>
                <w:tab w:val="left" w:pos="750"/>
              </w:tabs>
              <w:ind w:firstLine="0"/>
              <w:jc w:val="center"/>
            </w:pPr>
            <w:r w:rsidRPr="00323ED7">
              <w:t xml:space="preserve">валидны поля </w:t>
            </w:r>
            <w:proofErr w:type="spellStart"/>
            <w:r w:rsidRPr="00323ED7">
              <w:t>ta</w:t>
            </w:r>
            <w:proofErr w:type="spellEnd"/>
            <w:r w:rsidRPr="00323ED7">
              <w:t xml:space="preserve">, </w:t>
            </w:r>
            <w:proofErr w:type="spellStart"/>
            <w:r w:rsidRPr="00323ED7">
              <w:t>flags</w:t>
            </w:r>
            <w:proofErr w:type="spellEnd"/>
            <w:r w:rsidRPr="00323ED7">
              <w:t xml:space="preserve">, </w:t>
            </w:r>
            <w:proofErr w:type="spellStart"/>
            <w:r w:rsidRPr="00323ED7">
              <w:t>vw</w:t>
            </w:r>
            <w:proofErr w:type="spellEnd"/>
            <w:r w:rsidRPr="00323ED7">
              <w:t>.</w:t>
            </w:r>
          </w:p>
        </w:tc>
      </w:tr>
      <w:tr w:rsidR="00423067" w14:paraId="469124CD" w14:textId="77777777" w:rsidTr="009919AE">
        <w:trPr>
          <w:jc w:val="center"/>
        </w:trPr>
        <w:tc>
          <w:tcPr>
            <w:tcW w:w="1383" w:type="dxa"/>
            <w:shd w:val="clear" w:color="auto" w:fill="auto"/>
          </w:tcPr>
          <w:p w14:paraId="5FEF30FE" w14:textId="77777777" w:rsidR="00423067" w:rsidRDefault="00423067" w:rsidP="00FE3DF0">
            <w:pPr>
              <w:pStyle w:val="aff2"/>
              <w:ind w:firstLine="0"/>
              <w:jc w:val="center"/>
            </w:pPr>
            <w:r w:rsidRPr="00323ED7">
              <w:t>_IMODE</w:t>
            </w:r>
          </w:p>
        </w:tc>
        <w:tc>
          <w:tcPr>
            <w:tcW w:w="3545" w:type="dxa"/>
            <w:shd w:val="clear" w:color="auto" w:fill="auto"/>
          </w:tcPr>
          <w:p w14:paraId="763767AC" w14:textId="77777777" w:rsidR="00423067" w:rsidRDefault="00423067" w:rsidP="00FE3DF0">
            <w:pPr>
              <w:pStyle w:val="aff2"/>
              <w:ind w:firstLine="0"/>
              <w:jc w:val="center"/>
            </w:pPr>
            <w:r w:rsidRPr="00323ED7">
              <w:t xml:space="preserve">валидно поле </w:t>
            </w:r>
            <w:proofErr w:type="spellStart"/>
            <w:r w:rsidRPr="00323ED7">
              <w:t>imode</w:t>
            </w:r>
            <w:proofErr w:type="spellEnd"/>
          </w:p>
        </w:tc>
      </w:tr>
      <w:tr w:rsidR="00423067" w14:paraId="10E53B0E" w14:textId="77777777" w:rsidTr="009919AE">
        <w:trPr>
          <w:jc w:val="center"/>
        </w:trPr>
        <w:tc>
          <w:tcPr>
            <w:tcW w:w="1383" w:type="dxa"/>
            <w:shd w:val="clear" w:color="auto" w:fill="auto"/>
          </w:tcPr>
          <w:p w14:paraId="493D94EE" w14:textId="77777777" w:rsidR="00423067" w:rsidRDefault="00423067" w:rsidP="00FE3DF0">
            <w:pPr>
              <w:pStyle w:val="aff2"/>
              <w:ind w:firstLine="0"/>
              <w:jc w:val="center"/>
            </w:pPr>
            <w:r w:rsidRPr="00323ED7">
              <w:t>_OMODE</w:t>
            </w:r>
          </w:p>
        </w:tc>
        <w:tc>
          <w:tcPr>
            <w:tcW w:w="3545" w:type="dxa"/>
            <w:shd w:val="clear" w:color="auto" w:fill="auto"/>
          </w:tcPr>
          <w:p w14:paraId="5A873ABD" w14:textId="77777777" w:rsidR="00423067" w:rsidRDefault="00423067" w:rsidP="00FE3DF0">
            <w:pPr>
              <w:pStyle w:val="aff2"/>
              <w:tabs>
                <w:tab w:val="left" w:pos="1725"/>
              </w:tabs>
              <w:ind w:firstLine="0"/>
              <w:jc w:val="center"/>
            </w:pPr>
            <w:r w:rsidRPr="00323ED7">
              <w:t xml:space="preserve">валидно поле </w:t>
            </w:r>
            <w:proofErr w:type="spellStart"/>
            <w:r w:rsidRPr="00323ED7">
              <w:t>omode</w:t>
            </w:r>
            <w:proofErr w:type="spellEnd"/>
          </w:p>
        </w:tc>
      </w:tr>
    </w:tbl>
    <w:p w14:paraId="45174C1F" w14:textId="77777777" w:rsidR="00423067" w:rsidRDefault="00423067" w:rsidP="00423067">
      <w:pPr>
        <w:pStyle w:val="aff2"/>
        <w:ind w:firstLine="708"/>
        <w:jc w:val="center"/>
      </w:pPr>
    </w:p>
    <w:p w14:paraId="29D01868" w14:textId="77777777" w:rsidR="00423067" w:rsidRDefault="00423067" w:rsidP="00423067">
      <w:pPr>
        <w:pStyle w:val="aff2"/>
        <w:ind w:firstLine="708"/>
      </w:pPr>
      <w:r>
        <w:t xml:space="preserve">Для чтения принятой от КШ команды нужно вызвать функцию </w:t>
      </w:r>
      <w:proofErr w:type="spellStart"/>
      <w:r>
        <w:t>ioctl</w:t>
      </w:r>
      <w:proofErr w:type="spellEnd"/>
      <w:r>
        <w:t xml:space="preserve"> со специальным кодом</w:t>
      </w:r>
      <w:r w:rsidRPr="00323ED7">
        <w:t>:</w:t>
      </w:r>
    </w:p>
    <w:p w14:paraId="2F450AC6" w14:textId="77777777" w:rsidR="00423067" w:rsidRPr="006A4C27" w:rsidRDefault="00423067" w:rsidP="00423067">
      <w:pPr>
        <w:pStyle w:val="aff2"/>
        <w:ind w:firstLine="708"/>
        <w:rPr>
          <w:rFonts w:ascii="Courier New" w:hAnsi="Courier New" w:cs="Courier New"/>
          <w:sz w:val="24"/>
          <w:szCs w:val="24"/>
        </w:rPr>
      </w:pPr>
      <w:r>
        <w:rPr>
          <w:rFonts w:ascii="Courier New" w:hAnsi="Courier New" w:cs="Courier New"/>
          <w:sz w:val="24"/>
          <w:szCs w:val="24"/>
          <w:lang w:val="en-US"/>
        </w:rPr>
        <w:t>r</w:t>
      </w:r>
      <w:r w:rsidRPr="00323ED7">
        <w:rPr>
          <w:rFonts w:ascii="Courier New" w:hAnsi="Courier New" w:cs="Courier New"/>
          <w:sz w:val="24"/>
          <w:szCs w:val="24"/>
          <w:lang w:val="en-US"/>
        </w:rPr>
        <w:t>et</w:t>
      </w:r>
      <w:r w:rsidRPr="006A4C27">
        <w:rPr>
          <w:rFonts w:ascii="Courier New" w:hAnsi="Courier New" w:cs="Courier New"/>
          <w:sz w:val="24"/>
          <w:szCs w:val="24"/>
        </w:rPr>
        <w:t xml:space="preserve"> = </w:t>
      </w:r>
      <w:proofErr w:type="spellStart"/>
      <w:proofErr w:type="gramStart"/>
      <w:r w:rsidRPr="00323ED7">
        <w:rPr>
          <w:rFonts w:ascii="Courier New" w:hAnsi="Courier New" w:cs="Courier New"/>
          <w:sz w:val="24"/>
          <w:szCs w:val="24"/>
          <w:lang w:val="en-US"/>
        </w:rPr>
        <w:t>ioctl</w:t>
      </w:r>
      <w:proofErr w:type="spellEnd"/>
      <w:r w:rsidRPr="006A4C27">
        <w:rPr>
          <w:rFonts w:ascii="Courier New" w:hAnsi="Courier New" w:cs="Courier New"/>
          <w:sz w:val="24"/>
          <w:szCs w:val="24"/>
        </w:rPr>
        <w:t>(</w:t>
      </w:r>
      <w:proofErr w:type="gramEnd"/>
      <w:r>
        <w:rPr>
          <w:rFonts w:ascii="Courier New" w:hAnsi="Courier New" w:cs="Courier New"/>
          <w:sz w:val="24"/>
          <w:szCs w:val="24"/>
        </w:rPr>
        <w:t>чтение принятой команды от КШ</w:t>
      </w:r>
      <w:r w:rsidRPr="006A4C27">
        <w:rPr>
          <w:rFonts w:ascii="Courier New" w:hAnsi="Courier New" w:cs="Courier New"/>
          <w:sz w:val="24"/>
          <w:szCs w:val="24"/>
        </w:rPr>
        <w:t>);</w:t>
      </w:r>
    </w:p>
    <w:p w14:paraId="06BB223A" w14:textId="77777777" w:rsidR="00423067" w:rsidRPr="00597D34" w:rsidRDefault="00423067" w:rsidP="00423067">
      <w:pPr>
        <w:pStyle w:val="aff2"/>
        <w:ind w:firstLine="708"/>
      </w:pPr>
      <w:r w:rsidRPr="00597D34">
        <w:t>Для чтения принятых данных от ОУ и записи данных дл</w:t>
      </w:r>
      <w:r>
        <w:t>я отправки на запрос от ОУ — ис</w:t>
      </w:r>
      <w:r w:rsidRPr="00597D34">
        <w:t xml:space="preserve">пользуются стандартные функции </w:t>
      </w:r>
      <w:proofErr w:type="spellStart"/>
      <w:r w:rsidRPr="00597D34">
        <w:rPr>
          <w:i/>
          <w:iCs/>
        </w:rPr>
        <w:t>lseek</w:t>
      </w:r>
      <w:proofErr w:type="spellEnd"/>
      <w:r w:rsidRPr="00597D34">
        <w:t xml:space="preserve">, </w:t>
      </w:r>
      <w:proofErr w:type="spellStart"/>
      <w:r w:rsidRPr="00597D34">
        <w:rPr>
          <w:i/>
          <w:iCs/>
        </w:rPr>
        <w:t>read</w:t>
      </w:r>
      <w:proofErr w:type="spellEnd"/>
      <w:r w:rsidRPr="00597D34">
        <w:t xml:space="preserve">, </w:t>
      </w:r>
      <w:proofErr w:type="spellStart"/>
      <w:r w:rsidRPr="00597D34">
        <w:rPr>
          <w:i/>
          <w:iCs/>
        </w:rPr>
        <w:t>write</w:t>
      </w:r>
      <w:proofErr w:type="spellEnd"/>
      <w:r w:rsidRPr="00597D34">
        <w:t>.</w:t>
      </w:r>
    </w:p>
    <w:p w14:paraId="541CCBCF" w14:textId="77777777" w:rsidR="00423067" w:rsidRPr="00597D34" w:rsidRDefault="00423067" w:rsidP="00423067">
      <w:pPr>
        <w:pStyle w:val="aff2"/>
        <w:ind w:firstLine="708"/>
        <w:rPr>
          <w:rFonts w:ascii="Courier New" w:hAnsi="Courier New" w:cs="Courier New"/>
          <w:sz w:val="24"/>
          <w:szCs w:val="24"/>
        </w:rPr>
      </w:pPr>
      <w:r w:rsidRPr="00597D34">
        <w:rPr>
          <w:rFonts w:ascii="Courier New" w:hAnsi="Courier New" w:cs="Courier New"/>
          <w:sz w:val="24"/>
          <w:szCs w:val="24"/>
        </w:rPr>
        <w:t xml:space="preserve">uint16_t </w:t>
      </w:r>
      <w:proofErr w:type="spellStart"/>
      <w:r w:rsidRPr="00597D34">
        <w:rPr>
          <w:rFonts w:ascii="Courier New" w:hAnsi="Courier New" w:cs="Courier New"/>
          <w:sz w:val="24"/>
          <w:szCs w:val="24"/>
        </w:rPr>
        <w:t>buf</w:t>
      </w:r>
      <w:proofErr w:type="spellEnd"/>
      <w:r w:rsidRPr="00597D34">
        <w:rPr>
          <w:rFonts w:ascii="Courier New" w:hAnsi="Courier New" w:cs="Courier New"/>
          <w:sz w:val="24"/>
          <w:szCs w:val="24"/>
        </w:rPr>
        <w:t>[32];</w:t>
      </w:r>
    </w:p>
    <w:p w14:paraId="6FC39BA3" w14:textId="77777777" w:rsidR="00423067" w:rsidRPr="006A4C27" w:rsidRDefault="00423067" w:rsidP="00423067">
      <w:pPr>
        <w:pStyle w:val="aff2"/>
        <w:ind w:firstLine="708"/>
        <w:rPr>
          <w:rFonts w:ascii="Courier New" w:hAnsi="Courier New" w:cs="Courier New"/>
          <w:sz w:val="24"/>
          <w:szCs w:val="24"/>
        </w:rPr>
      </w:pPr>
      <w:r w:rsidRPr="00597D34">
        <w:rPr>
          <w:rFonts w:ascii="Courier New" w:hAnsi="Courier New" w:cs="Courier New"/>
          <w:sz w:val="24"/>
          <w:szCs w:val="24"/>
          <w:lang w:val="en-US"/>
        </w:rPr>
        <w:t>ret</w:t>
      </w:r>
      <w:r w:rsidRPr="006A4C27">
        <w:rPr>
          <w:rFonts w:ascii="Courier New" w:hAnsi="Courier New" w:cs="Courier New"/>
          <w:sz w:val="24"/>
          <w:szCs w:val="24"/>
        </w:rPr>
        <w:t xml:space="preserve"> = </w:t>
      </w:r>
      <w:proofErr w:type="spellStart"/>
      <w:proofErr w:type="gramStart"/>
      <w:r w:rsidRPr="00597D34">
        <w:rPr>
          <w:rFonts w:ascii="Courier New" w:hAnsi="Courier New" w:cs="Courier New"/>
          <w:sz w:val="24"/>
          <w:szCs w:val="24"/>
          <w:lang w:val="en-US"/>
        </w:rPr>
        <w:t>lseek</w:t>
      </w:r>
      <w:proofErr w:type="spellEnd"/>
      <w:r w:rsidRPr="006A4C27">
        <w:rPr>
          <w:rFonts w:ascii="Courier New" w:hAnsi="Courier New" w:cs="Courier New"/>
          <w:sz w:val="24"/>
          <w:szCs w:val="24"/>
        </w:rPr>
        <w:t>(</w:t>
      </w:r>
      <w:proofErr w:type="gramEnd"/>
      <w:r w:rsidRPr="00597D34">
        <w:rPr>
          <w:rFonts w:ascii="Courier New" w:hAnsi="Courier New" w:cs="Courier New"/>
          <w:sz w:val="24"/>
          <w:szCs w:val="24"/>
        </w:rPr>
        <w:t>прием данных от ОУ</w:t>
      </w:r>
      <w:r w:rsidRPr="006A4C27">
        <w:rPr>
          <w:rFonts w:ascii="Courier New" w:hAnsi="Courier New" w:cs="Courier New"/>
          <w:sz w:val="24"/>
          <w:szCs w:val="24"/>
        </w:rPr>
        <w:t>);</w:t>
      </w:r>
    </w:p>
    <w:p w14:paraId="3E36BB72" w14:textId="77777777" w:rsidR="00423067" w:rsidRPr="00597D34" w:rsidRDefault="00423067" w:rsidP="00423067">
      <w:pPr>
        <w:pStyle w:val="aff2"/>
        <w:ind w:firstLine="708"/>
        <w:rPr>
          <w:rFonts w:ascii="Courier New" w:hAnsi="Courier New" w:cs="Courier New"/>
          <w:sz w:val="24"/>
          <w:szCs w:val="24"/>
          <w:lang w:val="en-US"/>
        </w:rPr>
      </w:pPr>
      <w:r w:rsidRPr="00597D34">
        <w:rPr>
          <w:rFonts w:ascii="Courier New" w:hAnsi="Courier New" w:cs="Courier New"/>
          <w:sz w:val="24"/>
          <w:szCs w:val="24"/>
          <w:lang w:val="en-US"/>
        </w:rPr>
        <w:t xml:space="preserve">ret = </w:t>
      </w:r>
      <w:proofErr w:type="gramStart"/>
      <w:r w:rsidRPr="00597D34">
        <w:rPr>
          <w:rFonts w:ascii="Courier New" w:hAnsi="Courier New" w:cs="Courier New"/>
          <w:sz w:val="24"/>
          <w:szCs w:val="24"/>
          <w:lang w:val="en-US"/>
        </w:rPr>
        <w:t>read(</w:t>
      </w:r>
      <w:proofErr w:type="spellStart"/>
      <w:proofErr w:type="gramEnd"/>
      <w:r w:rsidRPr="00597D34">
        <w:rPr>
          <w:rFonts w:ascii="Courier New" w:hAnsi="Courier New" w:cs="Courier New"/>
          <w:sz w:val="24"/>
          <w:szCs w:val="24"/>
          <w:lang w:val="en-US"/>
        </w:rPr>
        <w:t>f</w:t>
      </w:r>
      <w:r>
        <w:rPr>
          <w:rFonts w:ascii="Courier New" w:hAnsi="Courier New" w:cs="Courier New"/>
          <w:sz w:val="24"/>
          <w:szCs w:val="24"/>
          <w:lang w:val="en-US"/>
        </w:rPr>
        <w:t>_RT</w:t>
      </w:r>
      <w:proofErr w:type="spellEnd"/>
      <w:r w:rsidRPr="00597D34">
        <w:rPr>
          <w:rFonts w:ascii="Courier New" w:hAnsi="Courier New" w:cs="Courier New"/>
          <w:sz w:val="24"/>
          <w:szCs w:val="24"/>
          <w:lang w:val="en-US"/>
        </w:rPr>
        <w:t>, &amp;</w:t>
      </w:r>
      <w:proofErr w:type="spellStart"/>
      <w:r w:rsidRPr="00597D34">
        <w:rPr>
          <w:rFonts w:ascii="Courier New" w:hAnsi="Courier New" w:cs="Courier New"/>
          <w:sz w:val="24"/>
          <w:szCs w:val="24"/>
          <w:lang w:val="en-US"/>
        </w:rPr>
        <w:t>buf</w:t>
      </w:r>
      <w:proofErr w:type="spellEnd"/>
      <w:r w:rsidRPr="00597D34">
        <w:rPr>
          <w:rFonts w:ascii="Courier New" w:hAnsi="Courier New" w:cs="Courier New"/>
          <w:sz w:val="24"/>
          <w:szCs w:val="24"/>
          <w:lang w:val="en-US"/>
        </w:rPr>
        <w:t>, (32 * 2));</w:t>
      </w:r>
    </w:p>
    <w:p w14:paraId="54C1C860" w14:textId="77777777" w:rsidR="00423067" w:rsidRPr="006A4C27" w:rsidRDefault="00423067" w:rsidP="00423067">
      <w:pPr>
        <w:pStyle w:val="aff2"/>
        <w:ind w:firstLine="708"/>
        <w:rPr>
          <w:rFonts w:ascii="Courier New" w:hAnsi="Courier New" w:cs="Courier New"/>
          <w:sz w:val="24"/>
          <w:szCs w:val="24"/>
        </w:rPr>
      </w:pPr>
      <w:proofErr w:type="spellStart"/>
      <w:proofErr w:type="gramStart"/>
      <w:r w:rsidRPr="00597D34">
        <w:rPr>
          <w:rFonts w:ascii="Courier New" w:hAnsi="Courier New" w:cs="Courier New"/>
          <w:sz w:val="24"/>
          <w:szCs w:val="24"/>
          <w:lang w:val="en-US"/>
        </w:rPr>
        <w:t>lseek</w:t>
      </w:r>
      <w:proofErr w:type="spellEnd"/>
      <w:r w:rsidRPr="006A4C27">
        <w:rPr>
          <w:rFonts w:ascii="Courier New" w:hAnsi="Courier New" w:cs="Courier New"/>
          <w:sz w:val="24"/>
          <w:szCs w:val="24"/>
        </w:rPr>
        <w:t>(</w:t>
      </w:r>
      <w:proofErr w:type="gramEnd"/>
      <w:r w:rsidRPr="00597D34">
        <w:rPr>
          <w:rFonts w:ascii="Courier New" w:hAnsi="Courier New" w:cs="Courier New"/>
          <w:sz w:val="24"/>
          <w:szCs w:val="24"/>
        </w:rPr>
        <w:t>заполн</w:t>
      </w:r>
      <w:r>
        <w:rPr>
          <w:rFonts w:ascii="Courier New" w:hAnsi="Courier New" w:cs="Courier New"/>
          <w:sz w:val="24"/>
          <w:szCs w:val="24"/>
        </w:rPr>
        <w:t>ен</w:t>
      </w:r>
      <w:r w:rsidRPr="00597D34">
        <w:rPr>
          <w:rFonts w:ascii="Courier New" w:hAnsi="Courier New" w:cs="Courier New"/>
          <w:sz w:val="24"/>
          <w:szCs w:val="24"/>
        </w:rPr>
        <w:t>ие буфера для отправки на запрос от ОУ</w:t>
      </w:r>
      <w:r w:rsidRPr="006A4C27">
        <w:rPr>
          <w:rFonts w:ascii="Courier New" w:hAnsi="Courier New" w:cs="Courier New"/>
          <w:sz w:val="24"/>
          <w:szCs w:val="24"/>
        </w:rPr>
        <w:t>);</w:t>
      </w:r>
    </w:p>
    <w:p w14:paraId="2930DB0D" w14:textId="77777777" w:rsidR="00423067" w:rsidRDefault="00423067" w:rsidP="00423067">
      <w:pPr>
        <w:pStyle w:val="aff2"/>
        <w:ind w:firstLine="708"/>
        <w:rPr>
          <w:rFonts w:ascii="Courier New" w:hAnsi="Courier New" w:cs="Courier New"/>
          <w:sz w:val="24"/>
          <w:szCs w:val="24"/>
        </w:rPr>
      </w:pPr>
      <w:proofErr w:type="spellStart"/>
      <w:r w:rsidRPr="00597D34">
        <w:rPr>
          <w:rFonts w:ascii="Courier New" w:hAnsi="Courier New" w:cs="Courier New"/>
          <w:sz w:val="24"/>
          <w:szCs w:val="24"/>
        </w:rPr>
        <w:t>write</w:t>
      </w:r>
      <w:proofErr w:type="spellEnd"/>
      <w:r w:rsidRPr="00597D34">
        <w:rPr>
          <w:rFonts w:ascii="Courier New" w:hAnsi="Courier New" w:cs="Courier New"/>
          <w:sz w:val="24"/>
          <w:szCs w:val="24"/>
        </w:rPr>
        <w:t>(f</w:t>
      </w:r>
      <w:r w:rsidRPr="00767689">
        <w:rPr>
          <w:rFonts w:ascii="Courier New" w:hAnsi="Courier New" w:cs="Courier New"/>
          <w:sz w:val="24"/>
          <w:szCs w:val="24"/>
        </w:rPr>
        <w:t>_</w:t>
      </w:r>
      <w:r>
        <w:rPr>
          <w:rFonts w:ascii="Courier New" w:hAnsi="Courier New" w:cs="Courier New"/>
          <w:sz w:val="24"/>
          <w:szCs w:val="24"/>
          <w:lang w:val="en-US"/>
        </w:rPr>
        <w:t>RT</w:t>
      </w:r>
      <w:r w:rsidRPr="00597D34">
        <w:rPr>
          <w:rFonts w:ascii="Courier New" w:hAnsi="Courier New" w:cs="Courier New"/>
          <w:sz w:val="24"/>
          <w:szCs w:val="24"/>
        </w:rPr>
        <w:t>, &amp;</w:t>
      </w:r>
      <w:proofErr w:type="spellStart"/>
      <w:r w:rsidRPr="00597D34">
        <w:rPr>
          <w:rFonts w:ascii="Courier New" w:hAnsi="Courier New" w:cs="Courier New"/>
          <w:sz w:val="24"/>
          <w:szCs w:val="24"/>
        </w:rPr>
        <w:t>buf</w:t>
      </w:r>
      <w:proofErr w:type="spellEnd"/>
      <w:r w:rsidRPr="00597D34">
        <w:rPr>
          <w:rFonts w:ascii="Courier New" w:hAnsi="Courier New" w:cs="Courier New"/>
          <w:sz w:val="24"/>
          <w:szCs w:val="24"/>
        </w:rPr>
        <w:t>, (32 * 2));</w:t>
      </w:r>
    </w:p>
    <w:p w14:paraId="525042D6" w14:textId="77777777" w:rsidR="00423067" w:rsidRPr="00597D34" w:rsidRDefault="00423067" w:rsidP="00423067">
      <w:pPr>
        <w:pStyle w:val="aff2"/>
        <w:ind w:firstLine="708"/>
        <w:rPr>
          <w:rFonts w:ascii="Courier New" w:hAnsi="Courier New" w:cs="Courier New"/>
          <w:sz w:val="24"/>
          <w:szCs w:val="24"/>
        </w:rPr>
      </w:pPr>
      <w:r>
        <w:t>Перед завершением необходимо закрыть файл драйвера.</w:t>
      </w:r>
    </w:p>
    <w:p w14:paraId="6C20DFA9" w14:textId="77777777" w:rsidR="00423067" w:rsidRPr="00A60D9D" w:rsidRDefault="00423067" w:rsidP="00423067">
      <w:pPr>
        <w:pStyle w:val="aff2"/>
        <w:spacing w:after="240"/>
        <w:ind w:firstLine="708"/>
      </w:pPr>
      <w:r w:rsidRPr="00597D34">
        <w:rPr>
          <w:rFonts w:ascii="Courier New" w:hAnsi="Courier New" w:cs="Courier New"/>
          <w:sz w:val="24"/>
          <w:szCs w:val="24"/>
          <w:lang w:val="en-US"/>
        </w:rPr>
        <w:t>close</w:t>
      </w:r>
      <w:r w:rsidRPr="001A3C80">
        <w:rPr>
          <w:rFonts w:ascii="Courier New" w:hAnsi="Courier New" w:cs="Courier New"/>
          <w:sz w:val="24"/>
          <w:szCs w:val="24"/>
        </w:rPr>
        <w:t>(</w:t>
      </w:r>
      <w:r w:rsidRPr="00597D34">
        <w:rPr>
          <w:rFonts w:ascii="Courier New" w:hAnsi="Courier New" w:cs="Courier New"/>
          <w:sz w:val="24"/>
          <w:szCs w:val="24"/>
          <w:lang w:val="en-US"/>
        </w:rPr>
        <w:t>f</w:t>
      </w:r>
      <w:r w:rsidRPr="001A3C80">
        <w:rPr>
          <w:rFonts w:ascii="Courier New" w:hAnsi="Courier New" w:cs="Courier New"/>
          <w:sz w:val="24"/>
          <w:szCs w:val="24"/>
        </w:rPr>
        <w:t>_</w:t>
      </w:r>
      <w:r w:rsidRPr="00597D34">
        <w:rPr>
          <w:rFonts w:ascii="Courier New" w:hAnsi="Courier New" w:cs="Courier New"/>
          <w:sz w:val="24"/>
          <w:szCs w:val="24"/>
          <w:lang w:val="en-US"/>
        </w:rPr>
        <w:t>RT</w:t>
      </w:r>
      <w:r w:rsidRPr="001A3C80">
        <w:rPr>
          <w:rFonts w:ascii="Courier New" w:hAnsi="Courier New" w:cs="Courier New"/>
          <w:sz w:val="24"/>
          <w:szCs w:val="24"/>
        </w:rPr>
        <w:t>);</w:t>
      </w:r>
    </w:p>
    <w:p w14:paraId="44314104" w14:textId="77777777" w:rsidR="002E2B11" w:rsidRPr="00872CFB" w:rsidRDefault="00E60B11" w:rsidP="001A3C80">
      <w:pPr>
        <w:pStyle w:val="20"/>
      </w:pPr>
      <w:bookmarkStart w:id="14" w:name="_Toc166017155"/>
      <w:r>
        <w:t>2</w:t>
      </w:r>
      <w:r w:rsidR="002E2B11" w:rsidRPr="00BC397A">
        <w:t>.</w:t>
      </w:r>
      <w:r w:rsidR="00423067">
        <w:t>2.</w:t>
      </w:r>
      <w:r w:rsidR="002E2B11" w:rsidRPr="00BC397A">
        <w:t xml:space="preserve"> </w:t>
      </w:r>
      <w:r w:rsidR="006B41EA">
        <w:t xml:space="preserve">Интерфейс </w:t>
      </w:r>
      <w:r w:rsidR="002E2B11">
        <w:rPr>
          <w:lang w:val="en-US"/>
        </w:rPr>
        <w:t>Ethernet</w:t>
      </w:r>
      <w:r w:rsidR="002E2B11" w:rsidRPr="00872CFB">
        <w:t xml:space="preserve">, </w:t>
      </w:r>
      <w:r w:rsidR="002E2B11">
        <w:t xml:space="preserve">протоколы </w:t>
      </w:r>
      <w:r w:rsidR="002E2B11">
        <w:rPr>
          <w:lang w:val="en-US"/>
        </w:rPr>
        <w:t>UDP</w:t>
      </w:r>
      <w:r w:rsidR="002E2B11" w:rsidRPr="00872CFB">
        <w:t xml:space="preserve">, </w:t>
      </w:r>
      <w:r w:rsidR="002E2B11">
        <w:rPr>
          <w:lang w:val="en-US"/>
        </w:rPr>
        <w:t>TCP</w:t>
      </w:r>
      <w:bookmarkEnd w:id="14"/>
    </w:p>
    <w:p w14:paraId="30982293" w14:textId="77777777" w:rsidR="009919AE" w:rsidRDefault="00872CFB" w:rsidP="00F947CF">
      <w:pPr>
        <w:pStyle w:val="228"/>
      </w:pPr>
      <w:proofErr w:type="spellStart"/>
      <w:r w:rsidRPr="009824C7">
        <w:rPr>
          <w:i/>
        </w:rPr>
        <w:t>Ethernet</w:t>
      </w:r>
      <w:proofErr w:type="spellEnd"/>
      <w:r w:rsidRPr="00635804">
        <w:t xml:space="preserve"> – </w:t>
      </w:r>
      <w:r w:rsidR="00635804">
        <w:t xml:space="preserve">это </w:t>
      </w:r>
      <w:r w:rsidR="00A4305D">
        <w:t>технология локальной сети, которая</w:t>
      </w:r>
      <w:r w:rsidR="00635804">
        <w:t xml:space="preserve"> </w:t>
      </w:r>
      <w:r w:rsidR="00915C92">
        <w:t>использует</w:t>
      </w:r>
      <w:r w:rsidR="00A4305D">
        <w:t xml:space="preserve"> проводное соединение</w:t>
      </w:r>
      <w:r w:rsidR="00915C92">
        <w:t xml:space="preserve"> для</w:t>
      </w:r>
      <w:r w:rsidR="00635804">
        <w:t xml:space="preserve"> пере</w:t>
      </w:r>
      <w:r w:rsidR="00880082">
        <w:t xml:space="preserve">дачи данных между устройствами. </w:t>
      </w:r>
      <w:r w:rsidR="00356340">
        <w:t>Интерфейс был р</w:t>
      </w:r>
      <w:r w:rsidR="00880082">
        <w:t xml:space="preserve">азработан компанией </w:t>
      </w:r>
      <w:proofErr w:type="spellStart"/>
      <w:r w:rsidR="00880082" w:rsidRPr="009824C7">
        <w:t>Xerox</w:t>
      </w:r>
      <w:proofErr w:type="spellEnd"/>
      <w:r w:rsidR="00880082" w:rsidRPr="00880082">
        <w:t xml:space="preserve"> </w:t>
      </w:r>
      <w:r w:rsidR="00880082">
        <w:t>в середине 1970</w:t>
      </w:r>
      <w:r w:rsidR="00880082" w:rsidRPr="00880082">
        <w:t>-</w:t>
      </w:r>
      <w:r w:rsidR="00880082" w:rsidRPr="009824C7">
        <w:t>x</w:t>
      </w:r>
      <w:r w:rsidR="00880082" w:rsidRPr="00880082">
        <w:t xml:space="preserve"> </w:t>
      </w:r>
      <w:r w:rsidR="00880082">
        <w:t xml:space="preserve">годов, затем улучшен компаниями </w:t>
      </w:r>
      <w:proofErr w:type="spellStart"/>
      <w:r w:rsidR="00880082" w:rsidRPr="009824C7">
        <w:t>Intel</w:t>
      </w:r>
      <w:proofErr w:type="spellEnd"/>
      <w:r w:rsidR="00880082" w:rsidRPr="00880082">
        <w:t xml:space="preserve"> </w:t>
      </w:r>
      <w:r w:rsidR="00880082">
        <w:t xml:space="preserve">и </w:t>
      </w:r>
      <w:r w:rsidR="00880082" w:rsidRPr="009824C7">
        <w:t>DEC</w:t>
      </w:r>
      <w:r w:rsidR="00880082">
        <w:t xml:space="preserve">. Он использует метод передачи с помощью коллизионной сети, данные передаются с помощью экранированного </w:t>
      </w:r>
      <w:r w:rsidR="00925E86">
        <w:t xml:space="preserve">кабеля, </w:t>
      </w:r>
      <w:r w:rsidR="00925E86" w:rsidRPr="00FE02D2">
        <w:t>который</w:t>
      </w:r>
      <w:r w:rsidR="00880082">
        <w:t xml:space="preserve"> использует протокол </w:t>
      </w:r>
      <w:r w:rsidR="00880082" w:rsidRPr="003A5945">
        <w:rPr>
          <w:i/>
        </w:rPr>
        <w:t>CSMA/CD</w:t>
      </w:r>
      <w:r w:rsidR="00676E47">
        <w:t>. Передаваемые данные п</w:t>
      </w:r>
      <w:r w:rsidR="009919AE">
        <w:t xml:space="preserve">роверяются на наличие коллизий. </w:t>
      </w:r>
      <w:r w:rsidR="00945B62">
        <w:t xml:space="preserve">Для передачи данных используется программный интерфейс </w:t>
      </w:r>
      <w:r w:rsidR="00945B62">
        <w:rPr>
          <w:i/>
        </w:rPr>
        <w:t>Сокет.</w:t>
      </w:r>
      <w:r w:rsidR="00945B62">
        <w:t xml:space="preserve"> </w:t>
      </w:r>
    </w:p>
    <w:p w14:paraId="57733F5C" w14:textId="77777777" w:rsidR="00945B62" w:rsidRPr="00945B62" w:rsidRDefault="00945B62" w:rsidP="00F947CF">
      <w:pPr>
        <w:pStyle w:val="228"/>
      </w:pPr>
      <w:r w:rsidRPr="00764B6D">
        <w:rPr>
          <w:i/>
        </w:rPr>
        <w:t>Сокет (</w:t>
      </w:r>
      <w:r w:rsidRPr="00764B6D">
        <w:rPr>
          <w:i/>
          <w:lang w:val="en-US"/>
        </w:rPr>
        <w:t>socket</w:t>
      </w:r>
      <w:r w:rsidRPr="00764B6D">
        <w:rPr>
          <w:i/>
        </w:rPr>
        <w:t xml:space="preserve">) </w:t>
      </w:r>
      <w:r w:rsidRPr="00764B6D">
        <w:t xml:space="preserve">– был впервые реализован в операционной системе </w:t>
      </w:r>
      <w:r w:rsidRPr="00764B6D">
        <w:rPr>
          <w:lang w:val="en-US"/>
        </w:rPr>
        <w:t>Berkley</w:t>
      </w:r>
      <w:r w:rsidRPr="00764B6D">
        <w:t xml:space="preserve"> </w:t>
      </w:r>
      <w:r w:rsidRPr="00764B6D">
        <w:rPr>
          <w:lang w:val="en-US"/>
        </w:rPr>
        <w:t>UNIX</w:t>
      </w:r>
      <w:r w:rsidRPr="00764B6D">
        <w:t xml:space="preserve">. Сейчас этот программный интерфейс доступен практически в любой модификации </w:t>
      </w:r>
      <w:r w:rsidRPr="00764B6D">
        <w:rPr>
          <w:lang w:val="en-US"/>
        </w:rPr>
        <w:t>Unix</w:t>
      </w:r>
      <w:r w:rsidRPr="00764B6D">
        <w:t xml:space="preserve">. Изначально сокеты использовались в программах </w:t>
      </w:r>
      <w:r w:rsidRPr="00764B6D">
        <w:lastRenderedPageBreak/>
        <w:t xml:space="preserve">на </w:t>
      </w:r>
      <w:r w:rsidR="00847F5F">
        <w:t xml:space="preserve">языках программирования </w:t>
      </w:r>
      <w:r w:rsidRPr="00764B6D">
        <w:rPr>
          <w:lang w:val="en-US"/>
        </w:rPr>
        <w:t>C</w:t>
      </w:r>
      <w:r w:rsidR="00847F5F">
        <w:t xml:space="preserve"> и </w:t>
      </w:r>
      <w:r w:rsidRPr="00764B6D">
        <w:rPr>
          <w:lang w:val="en-US"/>
        </w:rPr>
        <w:t>C</w:t>
      </w:r>
      <w:r w:rsidRPr="00764B6D">
        <w:t>++, но в настоящее время средства для работы с н</w:t>
      </w:r>
      <w:r>
        <w:t xml:space="preserve">ими предоставляют многие ЯП. </w:t>
      </w:r>
      <w:r w:rsidRPr="00764B6D">
        <w:t xml:space="preserve">Сокеты предоставляют мощный и гибкий механизм </w:t>
      </w:r>
      <w:proofErr w:type="spellStart"/>
      <w:r w:rsidRPr="00764B6D">
        <w:t>межпроцессного</w:t>
      </w:r>
      <w:proofErr w:type="spellEnd"/>
      <w:r w:rsidRPr="00764B6D">
        <w:t xml:space="preserve"> взаимодействия (</w:t>
      </w:r>
      <w:r w:rsidRPr="00764B6D">
        <w:rPr>
          <w:lang w:val="en-US"/>
        </w:rPr>
        <w:t>IPC</w:t>
      </w:r>
      <w:r w:rsidRPr="00764B6D">
        <w:t xml:space="preserve">). Они могут использоваться для организации взаимодействия программ на одном компьютере, по локальной сети или через </w:t>
      </w:r>
      <w:r w:rsidRPr="00764B6D">
        <w:rPr>
          <w:lang w:val="en-US"/>
        </w:rPr>
        <w:t>Internet</w:t>
      </w:r>
      <w:r w:rsidRPr="00764B6D">
        <w:t>, что позволяет вам создавать распределённые приложения различной сложности. Кроме того, с их помощью можно организовать взаимодействие с программами, работающими под управлен</w:t>
      </w:r>
      <w:r>
        <w:t xml:space="preserve">ием других операционных систем </w:t>
      </w:r>
      <w:r w:rsidRPr="00FE7BE3">
        <w:t>[</w:t>
      </w:r>
      <w:r>
        <w:t>5</w:t>
      </w:r>
      <w:r w:rsidRPr="00FE7BE3">
        <w:t>]</w:t>
      </w:r>
      <w:r>
        <w:t>.</w:t>
      </w:r>
    </w:p>
    <w:p w14:paraId="7B52A414" w14:textId="77777777" w:rsidR="009824C7" w:rsidRPr="00FE02D2" w:rsidRDefault="00945B62" w:rsidP="00F947CF">
      <w:pPr>
        <w:pStyle w:val="228"/>
      </w:pPr>
      <w:r w:rsidRPr="00945B62">
        <w:rPr>
          <w:i/>
          <w:lang w:val="en-US"/>
        </w:rPr>
        <w:t>TCP</w:t>
      </w:r>
      <w:r w:rsidRPr="00945B62">
        <w:rPr>
          <w:i/>
        </w:rPr>
        <w:t xml:space="preserve"> сокет</w:t>
      </w:r>
      <w:r>
        <w:t xml:space="preserve"> и </w:t>
      </w:r>
      <w:r w:rsidRPr="00945B62">
        <w:rPr>
          <w:i/>
          <w:lang w:val="en-US"/>
        </w:rPr>
        <w:t>UPD</w:t>
      </w:r>
      <w:r w:rsidRPr="00945B62">
        <w:rPr>
          <w:i/>
        </w:rPr>
        <w:t xml:space="preserve"> сокет</w:t>
      </w:r>
      <w:r>
        <w:rPr>
          <w:i/>
        </w:rPr>
        <w:t xml:space="preserve"> </w:t>
      </w:r>
      <w:r>
        <w:t>д</w:t>
      </w:r>
      <w:r w:rsidR="00921288">
        <w:t xml:space="preserve">ля передачи данных используют протоколы транспортного уровня </w:t>
      </w:r>
      <w:r w:rsidR="00676E47" w:rsidRPr="009824C7">
        <w:rPr>
          <w:i/>
        </w:rPr>
        <w:t>TCP</w:t>
      </w:r>
      <w:r w:rsidR="00676E47" w:rsidRPr="00676E47">
        <w:t xml:space="preserve"> </w:t>
      </w:r>
      <w:r w:rsidR="00676E47">
        <w:t xml:space="preserve">и </w:t>
      </w:r>
      <w:r w:rsidR="00676E47" w:rsidRPr="009824C7">
        <w:rPr>
          <w:i/>
        </w:rPr>
        <w:t>UDP</w:t>
      </w:r>
      <w:r w:rsidR="00676E47">
        <w:t xml:space="preserve"> </w:t>
      </w:r>
      <w:r w:rsidR="00921288">
        <w:t xml:space="preserve">соответственно </w:t>
      </w:r>
      <w:r w:rsidR="00247582" w:rsidRPr="00FE7BE3">
        <w:t>[</w:t>
      </w:r>
      <w:r w:rsidR="00247582">
        <w:t>3</w:t>
      </w:r>
      <w:r w:rsidR="00247582" w:rsidRPr="00FE7BE3">
        <w:t>]</w:t>
      </w:r>
      <w:r w:rsidR="00F33542">
        <w:t>.</w:t>
      </w:r>
      <w:r w:rsidR="00921288">
        <w:t xml:space="preserve"> Данные представляют собой пакет. Пакет это структура,</w:t>
      </w:r>
      <w:r w:rsidR="00921288" w:rsidRPr="00122485">
        <w:t xml:space="preserve"> </w:t>
      </w:r>
      <w:r w:rsidR="00921288">
        <w:t>описанная в специальном протоколе связи.</w:t>
      </w:r>
    </w:p>
    <w:p w14:paraId="2C6D968B" w14:textId="77777777" w:rsidR="00FE02D2" w:rsidRDefault="006D4FB8" w:rsidP="00F947CF">
      <w:pPr>
        <w:pStyle w:val="228"/>
      </w:pPr>
      <w:r w:rsidRPr="009824C7">
        <w:rPr>
          <w:i/>
        </w:rPr>
        <w:t>UD</w:t>
      </w:r>
      <w:r w:rsidR="00FE02D2" w:rsidRPr="009824C7">
        <w:rPr>
          <w:i/>
        </w:rPr>
        <w:t>P</w:t>
      </w:r>
      <w:r w:rsidR="00FE02D2" w:rsidRPr="00FE02D2">
        <w:t xml:space="preserve"> – </w:t>
      </w:r>
      <w:r w:rsidR="00906EE8">
        <w:t xml:space="preserve">этот протокол, который обеспечивает доставку данных без подтверждения получения, </w:t>
      </w:r>
      <w:r w:rsidR="00FE02D2">
        <w:t xml:space="preserve">не устанавливает соединение. Он не обеспечивает </w:t>
      </w:r>
      <w:r w:rsidR="00906EE8">
        <w:t>контроль целостности и точности всех переданных данных, не следит за доставкой пакетов</w:t>
      </w:r>
      <w:r w:rsidR="00FE02D2">
        <w:t xml:space="preserve">. </w:t>
      </w:r>
      <w:r w:rsidR="00925E86">
        <w:t>Используется,</w:t>
      </w:r>
      <w:r w:rsidR="00FE02D2">
        <w:t xml:space="preserve"> где скорость важнее надежности.</w:t>
      </w:r>
      <w:r>
        <w:t xml:space="preserve"> </w:t>
      </w:r>
    </w:p>
    <w:p w14:paraId="03350EF8" w14:textId="77777777" w:rsidR="00191C0B" w:rsidRPr="00921288" w:rsidRDefault="00191C0B" w:rsidP="00F947CF">
      <w:pPr>
        <w:pStyle w:val="228"/>
      </w:pPr>
      <w:r>
        <w:t xml:space="preserve">Рассмотрим две тестовые программы, работающие на протоколах </w:t>
      </w:r>
      <w:r w:rsidRPr="00106B43">
        <w:rPr>
          <w:i/>
          <w:lang w:val="en-US"/>
        </w:rPr>
        <w:t>TCP</w:t>
      </w:r>
      <w:r w:rsidRPr="00191C0B">
        <w:t xml:space="preserve"> </w:t>
      </w:r>
      <w:r>
        <w:t xml:space="preserve">и </w:t>
      </w:r>
      <w:r w:rsidRPr="00106B43">
        <w:rPr>
          <w:i/>
          <w:lang w:val="en-US"/>
        </w:rPr>
        <w:t>UDP</w:t>
      </w:r>
      <w:r w:rsidR="00423067">
        <w:t>, которые одновременно передают друг другу пакеты данных</w:t>
      </w:r>
      <w:r w:rsidRPr="00191C0B">
        <w:t>.</w:t>
      </w:r>
    </w:p>
    <w:p w14:paraId="258BE39D" w14:textId="77777777" w:rsidR="00423067" w:rsidRPr="00D457F9" w:rsidRDefault="00191C0B" w:rsidP="00F947CF">
      <w:pPr>
        <w:pStyle w:val="228"/>
      </w:pPr>
      <w:r w:rsidRPr="00945B62">
        <w:rPr>
          <w:i/>
        </w:rPr>
        <w:t xml:space="preserve">Программа </w:t>
      </w:r>
      <w:r w:rsidR="00423067" w:rsidRPr="00945B62">
        <w:rPr>
          <w:i/>
          <w:lang w:val="en-US"/>
        </w:rPr>
        <w:t>X</w:t>
      </w:r>
      <w:r w:rsidR="00423067" w:rsidRPr="00945B62">
        <w:rPr>
          <w:i/>
        </w:rPr>
        <w:t>1</w:t>
      </w:r>
      <w:r w:rsidR="00423067">
        <w:t xml:space="preserve">, реализованная как Клиент, передает </w:t>
      </w:r>
      <w:r w:rsidR="008D79BF">
        <w:t xml:space="preserve">и получает </w:t>
      </w:r>
      <w:r w:rsidR="00423067">
        <w:t xml:space="preserve">данные по локальной </w:t>
      </w:r>
      <w:r w:rsidR="00925E86">
        <w:t xml:space="preserve">сети </w:t>
      </w:r>
      <w:r w:rsidR="00925E86" w:rsidRPr="00945B62">
        <w:rPr>
          <w:i/>
        </w:rPr>
        <w:t>программе</w:t>
      </w:r>
      <w:r w:rsidR="00423067" w:rsidRPr="00945B62">
        <w:rPr>
          <w:i/>
        </w:rPr>
        <w:t xml:space="preserve"> </w:t>
      </w:r>
      <w:r w:rsidR="00423067" w:rsidRPr="00945B62">
        <w:rPr>
          <w:i/>
          <w:lang w:val="en-US"/>
        </w:rPr>
        <w:t>X</w:t>
      </w:r>
      <w:r w:rsidR="00423067" w:rsidRPr="00945B62">
        <w:rPr>
          <w:i/>
        </w:rPr>
        <w:t>2</w:t>
      </w:r>
      <w:r w:rsidR="0030327D">
        <w:t xml:space="preserve">, реализованной как Сервер. Для связи программы используют протокол </w:t>
      </w:r>
      <w:r w:rsidR="0030327D">
        <w:rPr>
          <w:lang w:val="en-US"/>
        </w:rPr>
        <w:t>UDP</w:t>
      </w:r>
      <w:r w:rsidR="00F947CF">
        <w:t>,</w:t>
      </w:r>
      <w:r w:rsidR="0030327D">
        <w:t xml:space="preserve"> </w:t>
      </w:r>
      <w:r w:rsidR="00423067">
        <w:t>рисунок 7.</w:t>
      </w:r>
    </w:p>
    <w:p w14:paraId="02A7B544" w14:textId="77777777" w:rsidR="00423067" w:rsidRPr="00764B6D" w:rsidRDefault="0030327D" w:rsidP="0030327D">
      <w:pPr>
        <w:pStyle w:val="aff2"/>
        <w:spacing w:after="240"/>
        <w:ind w:firstLine="0"/>
        <w:jc w:val="center"/>
      </w:pPr>
      <w:r>
        <w:rPr>
          <w:noProof/>
        </w:rPr>
        <w:drawing>
          <wp:inline distT="0" distB="0" distL="0" distR="0" wp14:anchorId="4BB5A61E" wp14:editId="12B2B92C">
            <wp:extent cx="3144175" cy="1391478"/>
            <wp:effectExtent l="0" t="0" r="0" b="0"/>
            <wp:docPr id="24" name="Рисунок 24" descr="C:\Users\F.bocharov\Desktop\Старая папка\НИР\Шедевр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bocharov\Desktop\Старая папка\НИР\Шедевры\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8917" cy="1398002"/>
                    </a:xfrm>
                    <a:prstGeom prst="rect">
                      <a:avLst/>
                    </a:prstGeom>
                    <a:noFill/>
                    <a:ln>
                      <a:noFill/>
                    </a:ln>
                  </pic:spPr>
                </pic:pic>
              </a:graphicData>
            </a:graphic>
          </wp:inline>
        </w:drawing>
      </w:r>
    </w:p>
    <w:p w14:paraId="76E190CC" w14:textId="77777777" w:rsidR="00423067" w:rsidRPr="000D54DE" w:rsidRDefault="00423067" w:rsidP="0030327D">
      <w:pPr>
        <w:pStyle w:val="aff2"/>
        <w:spacing w:after="240"/>
        <w:ind w:firstLine="0"/>
        <w:jc w:val="center"/>
        <w:rPr>
          <w:i/>
        </w:rPr>
      </w:pPr>
      <w:r>
        <w:t>Рисунок 7 – Взаимодействие ПО на основе Клиент-Серверной реализации</w:t>
      </w:r>
      <w:r w:rsidR="000D54DE">
        <w:t xml:space="preserve"> с использованием протокола </w:t>
      </w:r>
      <w:r w:rsidR="000D54DE">
        <w:rPr>
          <w:i/>
          <w:lang w:val="en-US"/>
        </w:rPr>
        <w:t>UDP</w:t>
      </w:r>
    </w:p>
    <w:p w14:paraId="467CCA90" w14:textId="77777777" w:rsidR="00423067" w:rsidRDefault="00423067" w:rsidP="00423067">
      <w:pPr>
        <w:pStyle w:val="aff2"/>
        <w:ind w:firstLine="708"/>
      </w:pPr>
      <w:r>
        <w:lastRenderedPageBreak/>
        <w:t xml:space="preserve">Были использованы стандартные библиотеки языка Си: </w:t>
      </w:r>
      <w:proofErr w:type="spellStart"/>
      <w:r w:rsidRPr="0030327D">
        <w:rPr>
          <w:i/>
        </w:rPr>
        <w:t>stdio.h</w:t>
      </w:r>
      <w:proofErr w:type="spellEnd"/>
      <w:r>
        <w:t xml:space="preserve">, </w:t>
      </w:r>
      <w:proofErr w:type="spellStart"/>
      <w:r w:rsidRPr="0030327D">
        <w:rPr>
          <w:i/>
        </w:rPr>
        <w:t>stdlib.h</w:t>
      </w:r>
      <w:proofErr w:type="spellEnd"/>
      <w:r>
        <w:t xml:space="preserve">, </w:t>
      </w:r>
      <w:proofErr w:type="spellStart"/>
      <w:r w:rsidRPr="0030327D">
        <w:rPr>
          <w:i/>
        </w:rPr>
        <w:t>sys</w:t>
      </w:r>
      <w:proofErr w:type="spellEnd"/>
      <w:r w:rsidRPr="0030327D">
        <w:rPr>
          <w:i/>
        </w:rPr>
        <w:t>/</w:t>
      </w:r>
      <w:proofErr w:type="spellStart"/>
      <w:r w:rsidRPr="0030327D">
        <w:rPr>
          <w:i/>
        </w:rPr>
        <w:t>types.h</w:t>
      </w:r>
      <w:proofErr w:type="spellEnd"/>
      <w:r>
        <w:t xml:space="preserve">, </w:t>
      </w:r>
      <w:proofErr w:type="spellStart"/>
      <w:r w:rsidRPr="0030327D">
        <w:rPr>
          <w:i/>
        </w:rPr>
        <w:t>sys</w:t>
      </w:r>
      <w:proofErr w:type="spellEnd"/>
      <w:r w:rsidRPr="0030327D">
        <w:rPr>
          <w:i/>
        </w:rPr>
        <w:t>/</w:t>
      </w:r>
      <w:proofErr w:type="spellStart"/>
      <w:r w:rsidRPr="0030327D">
        <w:rPr>
          <w:i/>
        </w:rPr>
        <w:t>socket.</w:t>
      </w:r>
      <w:r w:rsidR="00925E86" w:rsidRPr="0030327D">
        <w:rPr>
          <w:i/>
        </w:rPr>
        <w:t>h</w:t>
      </w:r>
      <w:proofErr w:type="spellEnd"/>
      <w:r w:rsidR="00925E86">
        <w:t xml:space="preserve">. </w:t>
      </w:r>
      <w:r w:rsidR="00925E86" w:rsidRPr="00DA6949">
        <w:t>Прежде, чем</w:t>
      </w:r>
      <w:r w:rsidRPr="00DA6949">
        <w:t xml:space="preserve"> передавать данные через сокет, его необходимо связать с адресом в выбранном домене. </w:t>
      </w:r>
      <w:r>
        <w:t>При помощи стандартной библиотеки Си (</w:t>
      </w:r>
      <w:r w:rsidRPr="0030327D">
        <w:rPr>
          <w:i/>
          <w:lang w:val="en-US"/>
        </w:rPr>
        <w:t>socket</w:t>
      </w:r>
      <w:r w:rsidRPr="0030327D">
        <w:rPr>
          <w:i/>
        </w:rPr>
        <w:t>.</w:t>
      </w:r>
      <w:r w:rsidRPr="0030327D">
        <w:rPr>
          <w:i/>
          <w:lang w:val="en-US"/>
        </w:rPr>
        <w:t>h</w:t>
      </w:r>
      <w:r w:rsidRPr="00764B6D">
        <w:t xml:space="preserve">) </w:t>
      </w:r>
      <w:r>
        <w:t xml:space="preserve">были инициализированы </w:t>
      </w:r>
      <w:r w:rsidRPr="00F947CF">
        <w:rPr>
          <w:i/>
        </w:rPr>
        <w:t>сокеты</w:t>
      </w:r>
      <w:r>
        <w:t xml:space="preserve"> по заданным портам.</w:t>
      </w:r>
      <w:r w:rsidRPr="00DA6949">
        <w:t xml:space="preserve"> </w:t>
      </w:r>
    </w:p>
    <w:p w14:paraId="3C73C8CF" w14:textId="77777777" w:rsidR="00423067" w:rsidRDefault="00423067" w:rsidP="00423067">
      <w:pPr>
        <w:pStyle w:val="aff2"/>
        <w:ind w:firstLine="708"/>
        <w:rPr>
          <w:rFonts w:ascii="Courier New" w:hAnsi="Courier New" w:cs="Courier New"/>
          <w:sz w:val="24"/>
          <w:szCs w:val="24"/>
          <w:lang w:val="en-US"/>
        </w:rPr>
      </w:pPr>
      <w:r w:rsidRPr="00DC5755">
        <w:rPr>
          <w:rFonts w:ascii="Courier New" w:hAnsi="Courier New" w:cs="Courier New"/>
          <w:sz w:val="24"/>
          <w:szCs w:val="24"/>
          <w:lang w:val="en-US"/>
        </w:rPr>
        <w:t xml:space="preserve">int </w:t>
      </w:r>
      <w:r>
        <w:rPr>
          <w:rFonts w:ascii="Courier New" w:hAnsi="Courier New" w:cs="Courier New"/>
          <w:sz w:val="24"/>
          <w:szCs w:val="24"/>
          <w:lang w:val="en-US"/>
        </w:rPr>
        <w:t>socket;</w:t>
      </w:r>
    </w:p>
    <w:p w14:paraId="40EB8684" w14:textId="77777777" w:rsidR="00423067" w:rsidRPr="00F947CF" w:rsidRDefault="00423067" w:rsidP="00423067">
      <w:pPr>
        <w:pStyle w:val="aff2"/>
        <w:ind w:firstLine="708"/>
        <w:rPr>
          <w:rFonts w:ascii="Courier New" w:hAnsi="Courier New" w:cs="Courier New"/>
          <w:sz w:val="24"/>
          <w:szCs w:val="24"/>
          <w:lang w:val="en-US"/>
        </w:rPr>
      </w:pPr>
      <w:r>
        <w:rPr>
          <w:rFonts w:ascii="Courier New" w:hAnsi="Courier New" w:cs="Courier New"/>
          <w:sz w:val="24"/>
          <w:szCs w:val="24"/>
          <w:lang w:val="en-US"/>
        </w:rPr>
        <w:t>socket</w:t>
      </w:r>
      <w:r w:rsidRPr="00DC5755">
        <w:rPr>
          <w:rFonts w:ascii="Courier New" w:hAnsi="Courier New" w:cs="Courier New"/>
          <w:sz w:val="24"/>
          <w:szCs w:val="24"/>
          <w:lang w:val="en-US"/>
        </w:rPr>
        <w:t xml:space="preserve"> = </w:t>
      </w:r>
      <w:proofErr w:type="gramStart"/>
      <w:r w:rsidRPr="00DC5755">
        <w:rPr>
          <w:rFonts w:ascii="Courier New" w:hAnsi="Courier New" w:cs="Courier New"/>
          <w:sz w:val="24"/>
          <w:szCs w:val="24"/>
          <w:lang w:val="en-US"/>
        </w:rPr>
        <w:t>socket(</w:t>
      </w:r>
      <w:proofErr w:type="gramEnd"/>
      <w:r w:rsidRPr="00DC5755">
        <w:rPr>
          <w:rFonts w:ascii="Courier New" w:hAnsi="Courier New" w:cs="Courier New"/>
          <w:sz w:val="24"/>
          <w:szCs w:val="24"/>
          <w:lang w:val="en-US"/>
        </w:rPr>
        <w:t>AF_INET, SOCK_DGRAM, 0);</w:t>
      </w:r>
    </w:p>
    <w:p w14:paraId="26943D36" w14:textId="77777777" w:rsidR="00F947CF" w:rsidRDefault="00F947CF" w:rsidP="00F947CF">
      <w:pPr>
        <w:pStyle w:val="228"/>
      </w:pPr>
      <w:r>
        <w:t>Функция принимает аргументы указанные в таблице Т.</w:t>
      </w:r>
    </w:p>
    <w:p w14:paraId="1FFD107E" w14:textId="77777777" w:rsidR="00F947CF" w:rsidRDefault="00F947CF" w:rsidP="0058140B">
      <w:pPr>
        <w:pStyle w:val="228"/>
        <w:ind w:firstLine="0"/>
        <w:rPr>
          <w:i/>
          <w:lang w:val="en-US"/>
        </w:rPr>
      </w:pPr>
      <w:r>
        <w:t xml:space="preserve">Таблица – аргументы функции </w:t>
      </w:r>
      <w:r w:rsidRPr="00F947CF">
        <w:rPr>
          <w:i/>
          <w:lang w:val="en-US"/>
        </w:rPr>
        <w:t>socket</w:t>
      </w:r>
      <w:r>
        <w:rPr>
          <w:i/>
          <w:lang w:val="en-US"/>
        </w:rPr>
        <w:t xml:space="preserve"> ()</w:t>
      </w:r>
    </w:p>
    <w:tbl>
      <w:tblPr>
        <w:tblStyle w:val="af3"/>
        <w:tblW w:w="0" w:type="auto"/>
        <w:jc w:val="center"/>
        <w:tblLook w:val="04A0" w:firstRow="1" w:lastRow="0" w:firstColumn="1" w:lastColumn="0" w:noHBand="0" w:noVBand="1"/>
      </w:tblPr>
      <w:tblGrid>
        <w:gridCol w:w="2392"/>
        <w:gridCol w:w="2392"/>
        <w:gridCol w:w="2430"/>
      </w:tblGrid>
      <w:tr w:rsidR="0058140B" w14:paraId="232C1725" w14:textId="77777777" w:rsidTr="003A5945">
        <w:trPr>
          <w:jc w:val="center"/>
        </w:trPr>
        <w:tc>
          <w:tcPr>
            <w:tcW w:w="2392" w:type="dxa"/>
            <w:tcBorders>
              <w:bottom w:val="single" w:sz="4" w:space="0" w:color="000000"/>
            </w:tcBorders>
          </w:tcPr>
          <w:p w14:paraId="4A6E7D60" w14:textId="77777777" w:rsidR="0058140B" w:rsidRDefault="0058140B" w:rsidP="00F947CF">
            <w:pPr>
              <w:pStyle w:val="228"/>
              <w:ind w:firstLine="0"/>
            </w:pPr>
          </w:p>
        </w:tc>
        <w:tc>
          <w:tcPr>
            <w:tcW w:w="2392" w:type="dxa"/>
          </w:tcPr>
          <w:p w14:paraId="0BCCB048" w14:textId="77777777" w:rsidR="0058140B" w:rsidRDefault="0058140B" w:rsidP="00F947CF">
            <w:pPr>
              <w:pStyle w:val="228"/>
              <w:ind w:firstLine="0"/>
            </w:pPr>
            <w:r>
              <w:t>Название</w:t>
            </w:r>
          </w:p>
        </w:tc>
        <w:tc>
          <w:tcPr>
            <w:tcW w:w="2430" w:type="dxa"/>
          </w:tcPr>
          <w:p w14:paraId="46937CEB" w14:textId="77777777" w:rsidR="0058140B" w:rsidRDefault="0058140B" w:rsidP="00F947CF">
            <w:pPr>
              <w:pStyle w:val="228"/>
              <w:ind w:firstLine="0"/>
            </w:pPr>
            <w:r>
              <w:t>Значение</w:t>
            </w:r>
          </w:p>
        </w:tc>
      </w:tr>
      <w:tr w:rsidR="0058140B" w14:paraId="4FF4BCF8" w14:textId="77777777" w:rsidTr="003A5945">
        <w:trPr>
          <w:jc w:val="center"/>
        </w:trPr>
        <w:tc>
          <w:tcPr>
            <w:tcW w:w="2392" w:type="dxa"/>
            <w:tcBorders>
              <w:bottom w:val="nil"/>
            </w:tcBorders>
          </w:tcPr>
          <w:p w14:paraId="6D809CC3" w14:textId="77777777" w:rsidR="0058140B" w:rsidRDefault="0058140B" w:rsidP="00F947CF">
            <w:pPr>
              <w:pStyle w:val="228"/>
              <w:ind w:firstLine="0"/>
            </w:pPr>
            <w:r>
              <w:t>Первый аргумент</w:t>
            </w:r>
          </w:p>
        </w:tc>
        <w:tc>
          <w:tcPr>
            <w:tcW w:w="2392" w:type="dxa"/>
          </w:tcPr>
          <w:p w14:paraId="7A0AD920" w14:textId="77777777" w:rsidR="0058140B" w:rsidRPr="0058140B" w:rsidRDefault="0058140B" w:rsidP="00F947CF">
            <w:pPr>
              <w:pStyle w:val="228"/>
              <w:ind w:firstLine="0"/>
              <w:rPr>
                <w:lang w:val="en-US"/>
              </w:rPr>
            </w:pPr>
            <w:r>
              <w:rPr>
                <w:lang w:val="en-US"/>
              </w:rPr>
              <w:t>AF_UNIX</w:t>
            </w:r>
          </w:p>
        </w:tc>
        <w:tc>
          <w:tcPr>
            <w:tcW w:w="2430" w:type="dxa"/>
          </w:tcPr>
          <w:p w14:paraId="0D389D3C" w14:textId="77777777" w:rsidR="0058140B" w:rsidRPr="0058140B" w:rsidRDefault="0058140B" w:rsidP="00F947CF">
            <w:pPr>
              <w:pStyle w:val="228"/>
              <w:ind w:firstLine="0"/>
            </w:pPr>
            <w:r>
              <w:t>Межпроцессорное взаимодействие</w:t>
            </w:r>
          </w:p>
        </w:tc>
      </w:tr>
      <w:tr w:rsidR="0058140B" w14:paraId="4873B500" w14:textId="77777777" w:rsidTr="003A5945">
        <w:trPr>
          <w:jc w:val="center"/>
        </w:trPr>
        <w:tc>
          <w:tcPr>
            <w:tcW w:w="2392" w:type="dxa"/>
            <w:tcBorders>
              <w:top w:val="nil"/>
              <w:left w:val="single" w:sz="4" w:space="0" w:color="auto"/>
              <w:bottom w:val="single" w:sz="4" w:space="0" w:color="auto"/>
              <w:right w:val="single" w:sz="4" w:space="0" w:color="auto"/>
            </w:tcBorders>
          </w:tcPr>
          <w:p w14:paraId="7B025C71" w14:textId="77777777" w:rsidR="0058140B" w:rsidRDefault="0058140B" w:rsidP="00F947CF">
            <w:pPr>
              <w:pStyle w:val="228"/>
              <w:ind w:firstLine="0"/>
            </w:pPr>
          </w:p>
        </w:tc>
        <w:tc>
          <w:tcPr>
            <w:tcW w:w="2392" w:type="dxa"/>
            <w:tcBorders>
              <w:left w:val="single" w:sz="4" w:space="0" w:color="auto"/>
            </w:tcBorders>
          </w:tcPr>
          <w:p w14:paraId="24A15FE7" w14:textId="77777777" w:rsidR="0058140B" w:rsidRPr="0058140B" w:rsidRDefault="0058140B" w:rsidP="00F947CF">
            <w:pPr>
              <w:pStyle w:val="228"/>
              <w:ind w:firstLine="0"/>
              <w:rPr>
                <w:lang w:val="en-US"/>
              </w:rPr>
            </w:pPr>
            <w:r>
              <w:rPr>
                <w:lang w:val="en-US"/>
              </w:rPr>
              <w:t>AF_INET</w:t>
            </w:r>
          </w:p>
        </w:tc>
        <w:tc>
          <w:tcPr>
            <w:tcW w:w="2430" w:type="dxa"/>
          </w:tcPr>
          <w:p w14:paraId="5DE8D657" w14:textId="77777777" w:rsidR="0058140B" w:rsidRDefault="0058140B" w:rsidP="00F947CF">
            <w:pPr>
              <w:pStyle w:val="228"/>
              <w:ind w:firstLine="0"/>
            </w:pPr>
            <w:r>
              <w:t>Взаимодействие по сети</w:t>
            </w:r>
          </w:p>
        </w:tc>
      </w:tr>
      <w:tr w:rsidR="0058140B" w14:paraId="25EB8E14" w14:textId="77777777" w:rsidTr="003A5945">
        <w:trPr>
          <w:jc w:val="center"/>
        </w:trPr>
        <w:tc>
          <w:tcPr>
            <w:tcW w:w="2392" w:type="dxa"/>
            <w:tcBorders>
              <w:top w:val="single" w:sz="4" w:space="0" w:color="auto"/>
              <w:bottom w:val="nil"/>
            </w:tcBorders>
          </w:tcPr>
          <w:p w14:paraId="19F3A256" w14:textId="77777777" w:rsidR="0058140B" w:rsidRDefault="0058140B" w:rsidP="00F947CF">
            <w:pPr>
              <w:pStyle w:val="228"/>
              <w:ind w:firstLine="0"/>
            </w:pPr>
            <w:r>
              <w:t>Второй аргумент</w:t>
            </w:r>
          </w:p>
        </w:tc>
        <w:tc>
          <w:tcPr>
            <w:tcW w:w="2392" w:type="dxa"/>
          </w:tcPr>
          <w:p w14:paraId="32A76ED9" w14:textId="77777777" w:rsidR="0058140B" w:rsidRPr="0058140B" w:rsidRDefault="0058140B" w:rsidP="00F947CF">
            <w:pPr>
              <w:pStyle w:val="228"/>
              <w:ind w:firstLine="0"/>
              <w:rPr>
                <w:lang w:val="en-US"/>
              </w:rPr>
            </w:pPr>
            <w:r>
              <w:rPr>
                <w:lang w:val="en-US"/>
              </w:rPr>
              <w:t>SOCK_STREAM</w:t>
            </w:r>
          </w:p>
        </w:tc>
        <w:tc>
          <w:tcPr>
            <w:tcW w:w="2430" w:type="dxa"/>
          </w:tcPr>
          <w:p w14:paraId="5C5437BF" w14:textId="77777777" w:rsidR="0058140B" w:rsidRPr="0058140B" w:rsidRDefault="0058140B" w:rsidP="0058140B">
            <w:pPr>
              <w:pStyle w:val="228"/>
              <w:ind w:firstLine="0"/>
              <w:jc w:val="left"/>
            </w:pPr>
            <w:r>
              <w:t>С установкой соединения</w:t>
            </w:r>
          </w:p>
        </w:tc>
      </w:tr>
      <w:tr w:rsidR="0058140B" w14:paraId="5453C65A" w14:textId="77777777" w:rsidTr="003A5945">
        <w:trPr>
          <w:jc w:val="center"/>
        </w:trPr>
        <w:tc>
          <w:tcPr>
            <w:tcW w:w="2392" w:type="dxa"/>
            <w:tcBorders>
              <w:top w:val="nil"/>
            </w:tcBorders>
          </w:tcPr>
          <w:p w14:paraId="58B65A20" w14:textId="77777777" w:rsidR="0058140B" w:rsidRDefault="0058140B" w:rsidP="00F947CF">
            <w:pPr>
              <w:pStyle w:val="228"/>
              <w:ind w:firstLine="0"/>
            </w:pPr>
          </w:p>
        </w:tc>
        <w:tc>
          <w:tcPr>
            <w:tcW w:w="2392" w:type="dxa"/>
          </w:tcPr>
          <w:p w14:paraId="66AC54B1" w14:textId="77777777" w:rsidR="0058140B" w:rsidRPr="0058140B" w:rsidRDefault="0058140B" w:rsidP="00F947CF">
            <w:pPr>
              <w:pStyle w:val="228"/>
              <w:ind w:firstLine="0"/>
              <w:rPr>
                <w:lang w:val="en-US"/>
              </w:rPr>
            </w:pPr>
            <w:r>
              <w:rPr>
                <w:lang w:val="en-US"/>
              </w:rPr>
              <w:t>SOCK_DGRAM</w:t>
            </w:r>
          </w:p>
        </w:tc>
        <w:tc>
          <w:tcPr>
            <w:tcW w:w="2430" w:type="dxa"/>
          </w:tcPr>
          <w:p w14:paraId="7C39E6AF" w14:textId="77777777" w:rsidR="0058140B" w:rsidRDefault="0058140B" w:rsidP="0058140B">
            <w:pPr>
              <w:pStyle w:val="228"/>
              <w:ind w:firstLine="0"/>
              <w:jc w:val="left"/>
            </w:pPr>
            <w:r>
              <w:t>Без установки соединения</w:t>
            </w:r>
          </w:p>
        </w:tc>
      </w:tr>
    </w:tbl>
    <w:p w14:paraId="2CED516C" w14:textId="77777777" w:rsidR="003A5945" w:rsidRDefault="003A5945" w:rsidP="00B3665E">
      <w:pPr>
        <w:pStyle w:val="228"/>
      </w:pPr>
    </w:p>
    <w:p w14:paraId="27597733" w14:textId="77777777" w:rsidR="00423067" w:rsidRDefault="003A5945" w:rsidP="00B3665E">
      <w:pPr>
        <w:pStyle w:val="228"/>
      </w:pPr>
      <w:r w:rsidRPr="00DC5755">
        <w:t>Для связыв</w:t>
      </w:r>
      <w:r>
        <w:t xml:space="preserve">ания </w:t>
      </w:r>
      <w:r w:rsidRPr="00580DA6">
        <w:rPr>
          <w:i/>
          <w:iCs/>
        </w:rPr>
        <w:t>сокета</w:t>
      </w:r>
      <w:r>
        <w:t xml:space="preserve"> с локальным адресом протокола </w:t>
      </w:r>
      <w:r w:rsidR="00423067" w:rsidRPr="00DC5755">
        <w:t>используется функция </w:t>
      </w:r>
      <w:proofErr w:type="spellStart"/>
      <w:proofErr w:type="gramStart"/>
      <w:r w:rsidR="00423067" w:rsidRPr="00DC5755">
        <w:rPr>
          <w:i/>
        </w:rPr>
        <w:t>bind</w:t>
      </w:r>
      <w:proofErr w:type="spellEnd"/>
      <w:r w:rsidR="00130ACA">
        <w:rPr>
          <w:i/>
        </w:rPr>
        <w:t>(</w:t>
      </w:r>
      <w:proofErr w:type="gramEnd"/>
      <w:r w:rsidR="00130ACA">
        <w:rPr>
          <w:i/>
        </w:rPr>
        <w:t>)</w:t>
      </w:r>
      <w:r w:rsidR="006B4744">
        <w:rPr>
          <w:i/>
        </w:rPr>
        <w:t xml:space="preserve">, </w:t>
      </w:r>
      <w:r w:rsidR="006B4744">
        <w:t>только в программе-сервере</w:t>
      </w:r>
      <w:r w:rsidR="00423067">
        <w:rPr>
          <w:i/>
        </w:rPr>
        <w:t>.</w:t>
      </w:r>
      <w:r w:rsidR="00423067" w:rsidRPr="00DC5755">
        <w:rPr>
          <w:rFonts w:ascii="Verdana" w:hAnsi="Verdana"/>
          <w:color w:val="000000"/>
          <w:sz w:val="18"/>
          <w:szCs w:val="18"/>
          <w:shd w:val="clear" w:color="auto" w:fill="FFFFFF"/>
        </w:rPr>
        <w:t xml:space="preserve"> </w:t>
      </w:r>
      <w:r w:rsidR="00423067" w:rsidRPr="00DC5755">
        <w:t xml:space="preserve">В качестве первого параметра передаётся дескриптор сокета, который мы хотим привязать к заданному адресу. Второй параметр содержит указатель на структуру с адресом, а третий </w:t>
      </w:r>
      <w:r w:rsidR="00423067">
        <w:t>–</w:t>
      </w:r>
      <w:r w:rsidR="00423067" w:rsidRPr="00DC5755">
        <w:t xml:space="preserve"> длину этой структуры.</w:t>
      </w:r>
    </w:p>
    <w:p w14:paraId="2E3EA6A3" w14:textId="77777777" w:rsidR="00423067" w:rsidRPr="00E4385C" w:rsidRDefault="00423067" w:rsidP="00423067">
      <w:pPr>
        <w:pStyle w:val="aff2"/>
        <w:ind w:firstLine="708"/>
        <w:rPr>
          <w:rFonts w:ascii="Courier New" w:hAnsi="Courier New" w:cs="Courier New"/>
          <w:sz w:val="24"/>
          <w:szCs w:val="24"/>
          <w:lang w:val="en-US"/>
        </w:rPr>
      </w:pPr>
      <w:r w:rsidRPr="00DC5755">
        <w:rPr>
          <w:rFonts w:ascii="Courier New" w:hAnsi="Courier New" w:cs="Courier New"/>
          <w:sz w:val="24"/>
          <w:szCs w:val="24"/>
          <w:lang w:val="en-US"/>
        </w:rPr>
        <w:t xml:space="preserve">int </w:t>
      </w:r>
      <w:proofErr w:type="gramStart"/>
      <w:r w:rsidRPr="00DC5755">
        <w:rPr>
          <w:rFonts w:ascii="Courier New" w:hAnsi="Courier New" w:cs="Courier New"/>
          <w:sz w:val="24"/>
          <w:szCs w:val="24"/>
          <w:lang w:val="en-US"/>
        </w:rPr>
        <w:t>bind(</w:t>
      </w:r>
      <w:proofErr w:type="gramEnd"/>
      <w:r w:rsidRPr="00DC5755">
        <w:rPr>
          <w:rFonts w:ascii="Courier New" w:hAnsi="Courier New" w:cs="Courier New"/>
          <w:sz w:val="24"/>
          <w:szCs w:val="24"/>
          <w:lang w:val="en-US"/>
        </w:rPr>
        <w:t>int sock</w:t>
      </w:r>
      <w:r>
        <w:rPr>
          <w:rFonts w:ascii="Courier New" w:hAnsi="Courier New" w:cs="Courier New"/>
          <w:sz w:val="24"/>
          <w:szCs w:val="24"/>
          <w:lang w:val="en-US"/>
        </w:rPr>
        <w:t>et</w:t>
      </w:r>
      <w:r w:rsidRPr="00DC5755">
        <w:rPr>
          <w:rFonts w:ascii="Courier New" w:hAnsi="Courier New" w:cs="Courier New"/>
          <w:sz w:val="24"/>
          <w:szCs w:val="24"/>
          <w:lang w:val="en-US"/>
        </w:rPr>
        <w:t xml:space="preserve">, struct </w:t>
      </w:r>
      <w:proofErr w:type="spellStart"/>
      <w:r w:rsidRPr="00130ACA">
        <w:rPr>
          <w:rFonts w:ascii="Courier New" w:hAnsi="Courier New" w:cs="Courier New"/>
          <w:sz w:val="24"/>
          <w:szCs w:val="24"/>
          <w:lang w:val="en-US"/>
        </w:rPr>
        <w:t>sockaddr</w:t>
      </w:r>
      <w:proofErr w:type="spellEnd"/>
      <w:r w:rsidRPr="00252308">
        <w:rPr>
          <w:rFonts w:ascii="Courier New" w:hAnsi="Courier New" w:cs="Courier New"/>
          <w:color w:val="FF0000"/>
          <w:sz w:val="24"/>
          <w:szCs w:val="24"/>
          <w:lang w:val="en-US"/>
        </w:rPr>
        <w:t xml:space="preserve"> </w:t>
      </w:r>
      <w:r w:rsidRPr="00DC5755">
        <w:rPr>
          <w:rFonts w:ascii="Courier New" w:hAnsi="Courier New" w:cs="Courier New"/>
          <w:sz w:val="24"/>
          <w:szCs w:val="24"/>
          <w:lang w:val="en-US"/>
        </w:rPr>
        <w:t>*</w:t>
      </w:r>
      <w:proofErr w:type="spellStart"/>
      <w:r w:rsidRPr="00DC5755">
        <w:rPr>
          <w:rFonts w:ascii="Courier New" w:hAnsi="Courier New" w:cs="Courier New"/>
          <w:sz w:val="24"/>
          <w:szCs w:val="24"/>
          <w:lang w:val="en-US"/>
        </w:rPr>
        <w:t>addr</w:t>
      </w:r>
      <w:proofErr w:type="spellEnd"/>
      <w:r w:rsidRPr="00DC5755">
        <w:rPr>
          <w:rFonts w:ascii="Courier New" w:hAnsi="Courier New" w:cs="Courier New"/>
          <w:sz w:val="24"/>
          <w:szCs w:val="24"/>
          <w:lang w:val="en-US"/>
        </w:rPr>
        <w:t xml:space="preserve">, int </w:t>
      </w:r>
      <w:proofErr w:type="spellStart"/>
      <w:r w:rsidRPr="00DC5755">
        <w:rPr>
          <w:rFonts w:ascii="Courier New" w:hAnsi="Courier New" w:cs="Courier New"/>
          <w:sz w:val="24"/>
          <w:szCs w:val="24"/>
          <w:lang w:val="en-US"/>
        </w:rPr>
        <w:t>addrlen</w:t>
      </w:r>
      <w:proofErr w:type="spellEnd"/>
      <w:r w:rsidRPr="00DC5755">
        <w:rPr>
          <w:rFonts w:ascii="Courier New" w:hAnsi="Courier New" w:cs="Courier New"/>
          <w:sz w:val="24"/>
          <w:szCs w:val="24"/>
          <w:lang w:val="en-US"/>
        </w:rPr>
        <w:t>);</w:t>
      </w:r>
    </w:p>
    <w:p w14:paraId="348B7D27" w14:textId="77777777" w:rsidR="00130ACA" w:rsidRPr="00130ACA" w:rsidRDefault="00130ACA" w:rsidP="00130ACA">
      <w:pPr>
        <w:pStyle w:val="228"/>
      </w:pPr>
      <w:r>
        <w:t>Структура имеет следующий вид:</w:t>
      </w:r>
    </w:p>
    <w:p w14:paraId="664D1503" w14:textId="77777777" w:rsidR="00423067" w:rsidRPr="002C4A1D" w:rsidRDefault="00423067" w:rsidP="00423067">
      <w:pPr>
        <w:pStyle w:val="aff2"/>
        <w:ind w:firstLine="708"/>
        <w:rPr>
          <w:rFonts w:ascii="Courier New" w:hAnsi="Courier New" w:cs="Courier New"/>
          <w:sz w:val="24"/>
          <w:szCs w:val="24"/>
        </w:rPr>
      </w:pPr>
      <w:r w:rsidRPr="00DC5755">
        <w:rPr>
          <w:rFonts w:ascii="Courier New" w:hAnsi="Courier New" w:cs="Courier New"/>
          <w:sz w:val="24"/>
          <w:szCs w:val="24"/>
          <w:lang w:val="en-US"/>
        </w:rPr>
        <w:lastRenderedPageBreak/>
        <w:t>struct</w:t>
      </w:r>
      <w:r w:rsidRPr="002C4A1D">
        <w:rPr>
          <w:rFonts w:ascii="Courier New" w:hAnsi="Courier New" w:cs="Courier New"/>
          <w:sz w:val="24"/>
          <w:szCs w:val="24"/>
        </w:rPr>
        <w:t xml:space="preserve"> </w:t>
      </w:r>
      <w:proofErr w:type="spellStart"/>
      <w:r w:rsidRPr="00130ACA">
        <w:rPr>
          <w:rFonts w:ascii="Courier New" w:hAnsi="Courier New" w:cs="Courier New"/>
          <w:sz w:val="24"/>
          <w:szCs w:val="24"/>
          <w:lang w:val="en-US"/>
        </w:rPr>
        <w:t>s</w:t>
      </w:r>
      <w:r w:rsidR="00130ACA" w:rsidRPr="00130ACA">
        <w:rPr>
          <w:rFonts w:ascii="Courier New" w:hAnsi="Courier New" w:cs="Courier New"/>
          <w:sz w:val="24"/>
          <w:szCs w:val="24"/>
          <w:lang w:val="en-US"/>
        </w:rPr>
        <w:t>ockaddr</w:t>
      </w:r>
      <w:proofErr w:type="spellEnd"/>
      <w:r w:rsidRPr="002C4A1D">
        <w:rPr>
          <w:rFonts w:ascii="Courier New" w:hAnsi="Courier New" w:cs="Courier New"/>
          <w:sz w:val="24"/>
          <w:szCs w:val="24"/>
        </w:rPr>
        <w:t xml:space="preserve"> {</w:t>
      </w:r>
    </w:p>
    <w:p w14:paraId="362BF7BF" w14:textId="77777777" w:rsidR="00423067" w:rsidRPr="00B3665E" w:rsidRDefault="00423067" w:rsidP="00423067">
      <w:pPr>
        <w:pStyle w:val="aff2"/>
        <w:ind w:firstLine="708"/>
        <w:rPr>
          <w:rFonts w:ascii="Courier New" w:hAnsi="Courier New" w:cs="Courier New"/>
          <w:sz w:val="24"/>
          <w:szCs w:val="24"/>
          <w:lang w:val="en-US"/>
        </w:rPr>
      </w:pPr>
      <w:r w:rsidRPr="002C4A1D">
        <w:rPr>
          <w:rFonts w:ascii="Courier New" w:hAnsi="Courier New" w:cs="Courier New"/>
          <w:sz w:val="24"/>
          <w:szCs w:val="24"/>
        </w:rPr>
        <w:t xml:space="preserve">    </w:t>
      </w:r>
      <w:r w:rsidRPr="00DC5755">
        <w:rPr>
          <w:rFonts w:ascii="Courier New" w:hAnsi="Courier New" w:cs="Courier New"/>
          <w:sz w:val="24"/>
          <w:szCs w:val="24"/>
          <w:lang w:val="en-US"/>
        </w:rPr>
        <w:t>short</w:t>
      </w:r>
      <w:r w:rsidRPr="00B3665E">
        <w:rPr>
          <w:rFonts w:ascii="Courier New" w:hAnsi="Courier New" w:cs="Courier New"/>
          <w:sz w:val="24"/>
          <w:szCs w:val="24"/>
          <w:lang w:val="en-US"/>
        </w:rPr>
        <w:t xml:space="preserve"> </w:t>
      </w:r>
      <w:r w:rsidRPr="00DC5755">
        <w:rPr>
          <w:rFonts w:ascii="Courier New" w:hAnsi="Courier New" w:cs="Courier New"/>
          <w:sz w:val="24"/>
          <w:szCs w:val="24"/>
          <w:lang w:val="en-US"/>
        </w:rPr>
        <w:t>int</w:t>
      </w:r>
      <w:r w:rsidRPr="00B3665E">
        <w:rPr>
          <w:rFonts w:ascii="Courier New" w:hAnsi="Courier New" w:cs="Courier New"/>
          <w:sz w:val="24"/>
          <w:szCs w:val="24"/>
          <w:lang w:val="en-US"/>
        </w:rPr>
        <w:t xml:space="preserve"> </w:t>
      </w:r>
      <w:proofErr w:type="spellStart"/>
      <w:r w:rsidRPr="00DC5755">
        <w:rPr>
          <w:rFonts w:ascii="Courier New" w:hAnsi="Courier New" w:cs="Courier New"/>
          <w:sz w:val="24"/>
          <w:szCs w:val="24"/>
          <w:lang w:val="en-US"/>
        </w:rPr>
        <w:t>sin</w:t>
      </w:r>
      <w:r w:rsidRPr="00B3665E">
        <w:rPr>
          <w:rFonts w:ascii="Courier New" w:hAnsi="Courier New" w:cs="Courier New"/>
          <w:sz w:val="24"/>
          <w:szCs w:val="24"/>
          <w:lang w:val="en-US"/>
        </w:rPr>
        <w:t>_</w:t>
      </w:r>
      <w:proofErr w:type="gramStart"/>
      <w:r w:rsidRPr="00DC5755">
        <w:rPr>
          <w:rFonts w:ascii="Courier New" w:hAnsi="Courier New" w:cs="Courier New"/>
          <w:sz w:val="24"/>
          <w:szCs w:val="24"/>
          <w:lang w:val="en-US"/>
        </w:rPr>
        <w:t>family</w:t>
      </w:r>
      <w:proofErr w:type="spellEnd"/>
      <w:r w:rsidRPr="00B3665E">
        <w:rPr>
          <w:rFonts w:ascii="Courier New" w:hAnsi="Courier New" w:cs="Courier New"/>
          <w:sz w:val="24"/>
          <w:szCs w:val="24"/>
          <w:lang w:val="en-US"/>
        </w:rPr>
        <w:t xml:space="preserve">;  </w:t>
      </w:r>
      <w:r w:rsidR="00B3665E" w:rsidRPr="00B3665E">
        <w:rPr>
          <w:rFonts w:ascii="Courier New" w:hAnsi="Courier New" w:cs="Courier New"/>
          <w:sz w:val="24"/>
          <w:szCs w:val="24"/>
          <w:lang w:val="en-US"/>
        </w:rPr>
        <w:tab/>
      </w:r>
      <w:proofErr w:type="gramEnd"/>
      <w:r w:rsidR="00B3665E" w:rsidRPr="00B3665E">
        <w:rPr>
          <w:rFonts w:ascii="Courier New" w:hAnsi="Courier New" w:cs="Courier New"/>
          <w:sz w:val="24"/>
          <w:szCs w:val="24"/>
          <w:lang w:val="en-US"/>
        </w:rPr>
        <w:tab/>
        <w:t xml:space="preserve"> </w:t>
      </w:r>
      <w:r w:rsidRPr="00B3665E">
        <w:rPr>
          <w:rFonts w:ascii="Courier New" w:hAnsi="Courier New" w:cs="Courier New"/>
          <w:sz w:val="24"/>
          <w:szCs w:val="24"/>
          <w:lang w:val="en-US"/>
        </w:rPr>
        <w:t xml:space="preserve">// </w:t>
      </w:r>
      <w:r w:rsidRPr="00B3665E">
        <w:rPr>
          <w:rFonts w:ascii="Courier New" w:hAnsi="Courier New" w:cs="Courier New"/>
          <w:sz w:val="24"/>
          <w:szCs w:val="24"/>
        </w:rPr>
        <w:t>Семейство</w:t>
      </w:r>
      <w:r w:rsidRPr="00B3665E">
        <w:rPr>
          <w:rFonts w:ascii="Courier New" w:hAnsi="Courier New" w:cs="Courier New"/>
          <w:sz w:val="24"/>
          <w:szCs w:val="24"/>
          <w:lang w:val="en-US"/>
        </w:rPr>
        <w:t xml:space="preserve"> </w:t>
      </w:r>
      <w:r w:rsidRPr="00B3665E">
        <w:rPr>
          <w:rFonts w:ascii="Courier New" w:hAnsi="Courier New" w:cs="Courier New"/>
          <w:sz w:val="24"/>
          <w:szCs w:val="24"/>
        </w:rPr>
        <w:t>адресов</w:t>
      </w:r>
    </w:p>
    <w:p w14:paraId="4FCC2431" w14:textId="77777777" w:rsidR="00423067" w:rsidRPr="00B3665E" w:rsidRDefault="00423067" w:rsidP="00423067">
      <w:pPr>
        <w:pStyle w:val="aff2"/>
        <w:ind w:firstLine="708"/>
        <w:rPr>
          <w:rFonts w:ascii="Courier New" w:hAnsi="Courier New" w:cs="Courier New"/>
          <w:sz w:val="24"/>
          <w:szCs w:val="24"/>
          <w:lang w:val="en-US"/>
        </w:rPr>
      </w:pPr>
      <w:r w:rsidRPr="00B3665E">
        <w:rPr>
          <w:rFonts w:ascii="Courier New" w:hAnsi="Courier New" w:cs="Courier New"/>
          <w:sz w:val="24"/>
          <w:szCs w:val="24"/>
          <w:lang w:val="en-US"/>
        </w:rPr>
        <w:t xml:space="preserve">    </w:t>
      </w:r>
      <w:r w:rsidRPr="00DC5755">
        <w:rPr>
          <w:rFonts w:ascii="Courier New" w:hAnsi="Courier New" w:cs="Courier New"/>
          <w:sz w:val="24"/>
          <w:szCs w:val="24"/>
          <w:lang w:val="en-US"/>
        </w:rPr>
        <w:t>unsigned</w:t>
      </w:r>
      <w:r w:rsidRPr="00B3665E">
        <w:rPr>
          <w:rFonts w:ascii="Courier New" w:hAnsi="Courier New" w:cs="Courier New"/>
          <w:sz w:val="24"/>
          <w:szCs w:val="24"/>
          <w:lang w:val="en-US"/>
        </w:rPr>
        <w:t xml:space="preserve"> </w:t>
      </w:r>
      <w:r w:rsidRPr="00DC5755">
        <w:rPr>
          <w:rFonts w:ascii="Courier New" w:hAnsi="Courier New" w:cs="Courier New"/>
          <w:sz w:val="24"/>
          <w:szCs w:val="24"/>
          <w:lang w:val="en-US"/>
        </w:rPr>
        <w:t>short</w:t>
      </w:r>
      <w:r w:rsidRPr="00B3665E">
        <w:rPr>
          <w:rFonts w:ascii="Courier New" w:hAnsi="Courier New" w:cs="Courier New"/>
          <w:sz w:val="24"/>
          <w:szCs w:val="24"/>
          <w:lang w:val="en-US"/>
        </w:rPr>
        <w:t xml:space="preserve"> </w:t>
      </w:r>
      <w:r w:rsidRPr="00DC5755">
        <w:rPr>
          <w:rFonts w:ascii="Courier New" w:hAnsi="Courier New" w:cs="Courier New"/>
          <w:sz w:val="24"/>
          <w:szCs w:val="24"/>
          <w:lang w:val="en-US"/>
        </w:rPr>
        <w:t>int</w:t>
      </w:r>
      <w:r w:rsidRPr="00B3665E">
        <w:rPr>
          <w:rFonts w:ascii="Courier New" w:hAnsi="Courier New" w:cs="Courier New"/>
          <w:sz w:val="24"/>
          <w:szCs w:val="24"/>
          <w:lang w:val="en-US"/>
        </w:rPr>
        <w:t xml:space="preserve"> </w:t>
      </w:r>
      <w:proofErr w:type="spellStart"/>
      <w:r w:rsidRPr="00DC5755">
        <w:rPr>
          <w:rFonts w:ascii="Courier New" w:hAnsi="Courier New" w:cs="Courier New"/>
          <w:sz w:val="24"/>
          <w:szCs w:val="24"/>
          <w:lang w:val="en-US"/>
        </w:rPr>
        <w:t>sin</w:t>
      </w:r>
      <w:r w:rsidRPr="00B3665E">
        <w:rPr>
          <w:rFonts w:ascii="Courier New" w:hAnsi="Courier New" w:cs="Courier New"/>
          <w:sz w:val="24"/>
          <w:szCs w:val="24"/>
          <w:lang w:val="en-US"/>
        </w:rPr>
        <w:t>_</w:t>
      </w:r>
      <w:proofErr w:type="gramStart"/>
      <w:r w:rsidRPr="00DC5755">
        <w:rPr>
          <w:rFonts w:ascii="Courier New" w:hAnsi="Courier New" w:cs="Courier New"/>
          <w:sz w:val="24"/>
          <w:szCs w:val="24"/>
          <w:lang w:val="en-US"/>
        </w:rPr>
        <w:t>port</w:t>
      </w:r>
      <w:proofErr w:type="spellEnd"/>
      <w:r w:rsidR="00B3665E" w:rsidRPr="00B3665E">
        <w:rPr>
          <w:rFonts w:ascii="Courier New" w:hAnsi="Courier New" w:cs="Courier New"/>
          <w:sz w:val="24"/>
          <w:szCs w:val="24"/>
          <w:lang w:val="en-US"/>
        </w:rPr>
        <w:t xml:space="preserve">;   </w:t>
      </w:r>
      <w:proofErr w:type="gramEnd"/>
      <w:r w:rsidRPr="00B3665E">
        <w:rPr>
          <w:rFonts w:ascii="Courier New" w:hAnsi="Courier New" w:cs="Courier New"/>
          <w:sz w:val="24"/>
          <w:szCs w:val="24"/>
          <w:lang w:val="en-US"/>
        </w:rPr>
        <w:t xml:space="preserve">// </w:t>
      </w:r>
      <w:r w:rsidRPr="00B3665E">
        <w:rPr>
          <w:rFonts w:ascii="Courier New" w:hAnsi="Courier New" w:cs="Courier New"/>
          <w:sz w:val="24"/>
          <w:szCs w:val="24"/>
        </w:rPr>
        <w:t>Номер</w:t>
      </w:r>
      <w:r w:rsidRPr="00B3665E">
        <w:rPr>
          <w:rFonts w:ascii="Courier New" w:hAnsi="Courier New" w:cs="Courier New"/>
          <w:sz w:val="24"/>
          <w:szCs w:val="24"/>
          <w:lang w:val="en-US"/>
        </w:rPr>
        <w:t xml:space="preserve"> </w:t>
      </w:r>
      <w:r w:rsidRPr="00B3665E">
        <w:rPr>
          <w:rFonts w:ascii="Courier New" w:hAnsi="Courier New" w:cs="Courier New"/>
          <w:sz w:val="24"/>
          <w:szCs w:val="24"/>
        </w:rPr>
        <w:t>порта</w:t>
      </w:r>
    </w:p>
    <w:p w14:paraId="6595426A" w14:textId="77777777" w:rsidR="00423067" w:rsidRPr="00B3665E" w:rsidRDefault="00423067" w:rsidP="00423067">
      <w:pPr>
        <w:pStyle w:val="aff2"/>
        <w:ind w:firstLine="708"/>
        <w:rPr>
          <w:rFonts w:ascii="Courier New" w:hAnsi="Courier New" w:cs="Courier New"/>
          <w:sz w:val="24"/>
          <w:szCs w:val="24"/>
          <w:lang w:val="en-US"/>
        </w:rPr>
      </w:pPr>
      <w:r w:rsidRPr="00B3665E">
        <w:rPr>
          <w:rFonts w:ascii="Courier New" w:hAnsi="Courier New" w:cs="Courier New"/>
          <w:sz w:val="24"/>
          <w:szCs w:val="24"/>
          <w:lang w:val="en-US"/>
        </w:rPr>
        <w:t xml:space="preserve">    </w:t>
      </w:r>
      <w:r w:rsidRPr="00DC5755">
        <w:rPr>
          <w:rFonts w:ascii="Courier New" w:hAnsi="Courier New" w:cs="Courier New"/>
          <w:sz w:val="24"/>
          <w:szCs w:val="24"/>
          <w:lang w:val="en-US"/>
        </w:rPr>
        <w:t>struct</w:t>
      </w:r>
      <w:r w:rsidRPr="00B3665E">
        <w:rPr>
          <w:rFonts w:ascii="Courier New" w:hAnsi="Courier New" w:cs="Courier New"/>
          <w:sz w:val="24"/>
          <w:szCs w:val="24"/>
          <w:lang w:val="en-US"/>
        </w:rPr>
        <w:t xml:space="preserve"> </w:t>
      </w:r>
      <w:proofErr w:type="spellStart"/>
      <w:r w:rsidRPr="00DC5755">
        <w:rPr>
          <w:rFonts w:ascii="Courier New" w:hAnsi="Courier New" w:cs="Courier New"/>
          <w:sz w:val="24"/>
          <w:szCs w:val="24"/>
          <w:lang w:val="en-US"/>
        </w:rPr>
        <w:t>in</w:t>
      </w:r>
      <w:r w:rsidRPr="00B3665E">
        <w:rPr>
          <w:rFonts w:ascii="Courier New" w:hAnsi="Courier New" w:cs="Courier New"/>
          <w:sz w:val="24"/>
          <w:szCs w:val="24"/>
          <w:lang w:val="en-US"/>
        </w:rPr>
        <w:t>_</w:t>
      </w:r>
      <w:r w:rsidRPr="00DC5755">
        <w:rPr>
          <w:rFonts w:ascii="Courier New" w:hAnsi="Courier New" w:cs="Courier New"/>
          <w:sz w:val="24"/>
          <w:szCs w:val="24"/>
          <w:lang w:val="en-US"/>
        </w:rPr>
        <w:t>addr</w:t>
      </w:r>
      <w:proofErr w:type="spellEnd"/>
      <w:r w:rsidRPr="00B3665E">
        <w:rPr>
          <w:rFonts w:ascii="Courier New" w:hAnsi="Courier New" w:cs="Courier New"/>
          <w:sz w:val="24"/>
          <w:szCs w:val="24"/>
          <w:lang w:val="en-US"/>
        </w:rPr>
        <w:t xml:space="preserve"> </w:t>
      </w:r>
      <w:proofErr w:type="spellStart"/>
      <w:r>
        <w:rPr>
          <w:rFonts w:ascii="Courier New" w:hAnsi="Courier New" w:cs="Courier New"/>
          <w:sz w:val="24"/>
          <w:szCs w:val="24"/>
          <w:lang w:val="en-US"/>
        </w:rPr>
        <w:t>sin</w:t>
      </w:r>
      <w:r w:rsidRPr="00B3665E">
        <w:rPr>
          <w:rFonts w:ascii="Courier New" w:hAnsi="Courier New" w:cs="Courier New"/>
          <w:sz w:val="24"/>
          <w:szCs w:val="24"/>
          <w:lang w:val="en-US"/>
        </w:rPr>
        <w:t>_</w:t>
      </w:r>
      <w:proofErr w:type="gramStart"/>
      <w:r>
        <w:rPr>
          <w:rFonts w:ascii="Courier New" w:hAnsi="Courier New" w:cs="Courier New"/>
          <w:sz w:val="24"/>
          <w:szCs w:val="24"/>
          <w:lang w:val="en-US"/>
        </w:rPr>
        <w:t>addr</w:t>
      </w:r>
      <w:proofErr w:type="spellEnd"/>
      <w:r w:rsidRPr="00B3665E">
        <w:rPr>
          <w:rFonts w:ascii="Courier New" w:hAnsi="Courier New" w:cs="Courier New"/>
          <w:sz w:val="24"/>
          <w:szCs w:val="24"/>
          <w:lang w:val="en-US"/>
        </w:rPr>
        <w:t xml:space="preserve">;   </w:t>
      </w:r>
      <w:proofErr w:type="gramEnd"/>
      <w:r w:rsidRPr="00B3665E">
        <w:rPr>
          <w:rFonts w:ascii="Courier New" w:hAnsi="Courier New" w:cs="Courier New"/>
          <w:sz w:val="24"/>
          <w:szCs w:val="24"/>
          <w:lang w:val="en-US"/>
        </w:rPr>
        <w:t xml:space="preserve"> </w:t>
      </w:r>
      <w:r w:rsidR="00B3665E" w:rsidRPr="00B3665E">
        <w:rPr>
          <w:rFonts w:ascii="Courier New" w:hAnsi="Courier New" w:cs="Courier New"/>
          <w:sz w:val="24"/>
          <w:szCs w:val="24"/>
          <w:lang w:val="en-US"/>
        </w:rPr>
        <w:t xml:space="preserve">   </w:t>
      </w:r>
      <w:r w:rsidRPr="00B3665E">
        <w:rPr>
          <w:rFonts w:ascii="Courier New" w:hAnsi="Courier New" w:cs="Courier New"/>
          <w:sz w:val="24"/>
          <w:szCs w:val="24"/>
          <w:lang w:val="en-US"/>
        </w:rPr>
        <w:t xml:space="preserve">// </w:t>
      </w:r>
      <w:r>
        <w:rPr>
          <w:rFonts w:ascii="Courier New" w:hAnsi="Courier New" w:cs="Courier New"/>
          <w:sz w:val="24"/>
          <w:szCs w:val="24"/>
          <w:lang w:val="en-US"/>
        </w:rPr>
        <w:t>IP</w:t>
      </w:r>
      <w:r w:rsidRPr="00B3665E">
        <w:rPr>
          <w:rFonts w:ascii="Courier New" w:hAnsi="Courier New" w:cs="Courier New"/>
          <w:sz w:val="24"/>
          <w:szCs w:val="24"/>
          <w:lang w:val="en-US"/>
        </w:rPr>
        <w:t>-</w:t>
      </w:r>
      <w:r w:rsidRPr="00B3665E">
        <w:rPr>
          <w:rFonts w:ascii="Courier New" w:hAnsi="Courier New" w:cs="Courier New"/>
          <w:sz w:val="24"/>
          <w:szCs w:val="24"/>
        </w:rPr>
        <w:t>адрес</w:t>
      </w:r>
    </w:p>
    <w:p w14:paraId="2A21DBD0" w14:textId="77777777" w:rsidR="00423067" w:rsidRPr="00423067" w:rsidRDefault="00130ACA" w:rsidP="00423067">
      <w:pPr>
        <w:pStyle w:val="aff2"/>
        <w:ind w:firstLine="708"/>
        <w:rPr>
          <w:rFonts w:ascii="Courier New" w:hAnsi="Courier New" w:cs="Courier New"/>
          <w:sz w:val="24"/>
          <w:szCs w:val="24"/>
        </w:rPr>
      </w:pPr>
      <w:r>
        <w:rPr>
          <w:rFonts w:ascii="Courier New" w:hAnsi="Courier New" w:cs="Courier New"/>
          <w:sz w:val="24"/>
          <w:szCs w:val="24"/>
        </w:rPr>
        <w:t>};</w:t>
      </w:r>
    </w:p>
    <w:p w14:paraId="6FFA8557" w14:textId="77777777" w:rsidR="00423067" w:rsidRDefault="00423067" w:rsidP="00F947CF">
      <w:pPr>
        <w:pStyle w:val="228"/>
      </w:pPr>
      <w:r w:rsidRPr="00DC5755">
        <w:t xml:space="preserve">Поле </w:t>
      </w:r>
      <w:r w:rsidRPr="00DC5755">
        <w:rPr>
          <w:i/>
        </w:rPr>
        <w:t>s</w:t>
      </w:r>
      <w:r>
        <w:rPr>
          <w:i/>
          <w:lang w:val="en-US"/>
        </w:rPr>
        <w:t>in</w:t>
      </w:r>
      <w:r w:rsidRPr="00DC5755">
        <w:rPr>
          <w:i/>
        </w:rPr>
        <w:t>_</w:t>
      </w:r>
      <w:proofErr w:type="spellStart"/>
      <w:r w:rsidRPr="00DC5755">
        <w:rPr>
          <w:i/>
        </w:rPr>
        <w:t>family</w:t>
      </w:r>
      <w:proofErr w:type="spellEnd"/>
      <w:r w:rsidRPr="00DC5755">
        <w:t xml:space="preserve"> содержит идентификатор домена, тот же, что и первый параметр функции </w:t>
      </w:r>
      <w:proofErr w:type="spellStart"/>
      <w:r w:rsidRPr="00DC5755">
        <w:rPr>
          <w:i/>
        </w:rPr>
        <w:t>socket</w:t>
      </w:r>
      <w:proofErr w:type="spellEnd"/>
      <w:r w:rsidRPr="00DC5755">
        <w:t>.</w:t>
      </w:r>
      <w:r w:rsidRPr="00FB1D5B">
        <w:t xml:space="preserve"> </w:t>
      </w:r>
      <w:r>
        <w:t>В</w:t>
      </w:r>
      <w:r w:rsidRPr="00FB1D5B">
        <w:t xml:space="preserve"> </w:t>
      </w:r>
      <w:proofErr w:type="spellStart"/>
      <w:r w:rsidRPr="00FB1D5B">
        <w:rPr>
          <w:i/>
        </w:rPr>
        <w:t>sin_port</w:t>
      </w:r>
      <w:proofErr w:type="spellEnd"/>
      <w:r w:rsidRPr="00FB1D5B">
        <w:t xml:space="preserve"> записыва</w:t>
      </w:r>
      <w:r>
        <w:t xml:space="preserve">ется номер порта, а в </w:t>
      </w:r>
      <w:proofErr w:type="spellStart"/>
      <w:r w:rsidRPr="008D79BF">
        <w:rPr>
          <w:i/>
        </w:rPr>
        <w:t>sin_addr</w:t>
      </w:r>
      <w:proofErr w:type="spellEnd"/>
      <w:r>
        <w:t xml:space="preserve"> –</w:t>
      </w:r>
      <w:r w:rsidRPr="00FB1D5B">
        <w:t xml:space="preserve"> IP-адрес хоста. Поле </w:t>
      </w:r>
      <w:proofErr w:type="spellStart"/>
      <w:r w:rsidRPr="00D762BD">
        <w:rPr>
          <w:i/>
        </w:rPr>
        <w:t>sin_addr</w:t>
      </w:r>
      <w:proofErr w:type="spellEnd"/>
      <w:r w:rsidRPr="00FB1D5B">
        <w:t xml:space="preserve"> само является структурой, которая имеет вид:</w:t>
      </w:r>
    </w:p>
    <w:p w14:paraId="78DA3F15" w14:textId="77777777" w:rsidR="00423067" w:rsidRPr="002C4A1D" w:rsidRDefault="00423067" w:rsidP="00423067">
      <w:pPr>
        <w:pStyle w:val="aff2"/>
        <w:ind w:firstLine="708"/>
        <w:rPr>
          <w:rFonts w:ascii="Courier New" w:hAnsi="Courier New" w:cs="Courier New"/>
          <w:sz w:val="24"/>
          <w:szCs w:val="24"/>
        </w:rPr>
      </w:pPr>
      <w:r w:rsidRPr="00FB1D5B">
        <w:rPr>
          <w:rFonts w:ascii="Courier New" w:hAnsi="Courier New" w:cs="Courier New"/>
          <w:sz w:val="24"/>
          <w:szCs w:val="24"/>
          <w:lang w:val="en-US"/>
        </w:rPr>
        <w:t>struct</w:t>
      </w:r>
      <w:r w:rsidRPr="002C4A1D">
        <w:rPr>
          <w:rFonts w:ascii="Courier New" w:hAnsi="Courier New" w:cs="Courier New"/>
          <w:sz w:val="24"/>
          <w:szCs w:val="24"/>
        </w:rPr>
        <w:t xml:space="preserve"> </w:t>
      </w:r>
      <w:r w:rsidRPr="00FB1D5B">
        <w:rPr>
          <w:rFonts w:ascii="Courier New" w:hAnsi="Courier New" w:cs="Courier New"/>
          <w:sz w:val="24"/>
          <w:szCs w:val="24"/>
          <w:lang w:val="en-US"/>
        </w:rPr>
        <w:t>in</w:t>
      </w:r>
      <w:r w:rsidRPr="002C4A1D">
        <w:rPr>
          <w:rFonts w:ascii="Courier New" w:hAnsi="Courier New" w:cs="Courier New"/>
          <w:sz w:val="24"/>
          <w:szCs w:val="24"/>
        </w:rPr>
        <w:t>_</w:t>
      </w:r>
      <w:proofErr w:type="spellStart"/>
      <w:r w:rsidRPr="00FB1D5B">
        <w:rPr>
          <w:rFonts w:ascii="Courier New" w:hAnsi="Courier New" w:cs="Courier New"/>
          <w:sz w:val="24"/>
          <w:szCs w:val="24"/>
          <w:lang w:val="en-US"/>
        </w:rPr>
        <w:t>addr</w:t>
      </w:r>
      <w:proofErr w:type="spellEnd"/>
      <w:r w:rsidRPr="002C4A1D">
        <w:rPr>
          <w:rFonts w:ascii="Courier New" w:hAnsi="Courier New" w:cs="Courier New"/>
          <w:sz w:val="24"/>
          <w:szCs w:val="24"/>
        </w:rPr>
        <w:t xml:space="preserve"> {</w:t>
      </w:r>
    </w:p>
    <w:p w14:paraId="67B2F8CB" w14:textId="77777777" w:rsidR="00423067" w:rsidRPr="002C4A1D" w:rsidRDefault="00423067" w:rsidP="00423067">
      <w:pPr>
        <w:pStyle w:val="aff2"/>
        <w:ind w:firstLine="708"/>
        <w:rPr>
          <w:rFonts w:ascii="Courier New" w:hAnsi="Courier New" w:cs="Courier New"/>
          <w:sz w:val="24"/>
          <w:szCs w:val="24"/>
        </w:rPr>
      </w:pPr>
      <w:r w:rsidRPr="002C4A1D">
        <w:rPr>
          <w:rFonts w:ascii="Courier New" w:hAnsi="Courier New" w:cs="Courier New"/>
          <w:sz w:val="24"/>
          <w:szCs w:val="24"/>
        </w:rPr>
        <w:t xml:space="preserve">    </w:t>
      </w:r>
      <w:r w:rsidRPr="00FB1D5B">
        <w:rPr>
          <w:rFonts w:ascii="Courier New" w:hAnsi="Courier New" w:cs="Courier New"/>
          <w:sz w:val="24"/>
          <w:szCs w:val="24"/>
          <w:lang w:val="en-US"/>
        </w:rPr>
        <w:t>unsigned</w:t>
      </w:r>
      <w:r w:rsidRPr="002C4A1D">
        <w:rPr>
          <w:rFonts w:ascii="Courier New" w:hAnsi="Courier New" w:cs="Courier New"/>
          <w:sz w:val="24"/>
          <w:szCs w:val="24"/>
        </w:rPr>
        <w:t xml:space="preserve"> </w:t>
      </w:r>
      <w:r w:rsidRPr="00FB1D5B">
        <w:rPr>
          <w:rFonts w:ascii="Courier New" w:hAnsi="Courier New" w:cs="Courier New"/>
          <w:sz w:val="24"/>
          <w:szCs w:val="24"/>
          <w:lang w:val="en-US"/>
        </w:rPr>
        <w:t>long</w:t>
      </w:r>
      <w:r w:rsidRPr="002C4A1D">
        <w:rPr>
          <w:rFonts w:ascii="Courier New" w:hAnsi="Courier New" w:cs="Courier New"/>
          <w:sz w:val="24"/>
          <w:szCs w:val="24"/>
        </w:rPr>
        <w:t xml:space="preserve"> </w:t>
      </w:r>
      <w:r w:rsidRPr="00FB1D5B">
        <w:rPr>
          <w:rFonts w:ascii="Courier New" w:hAnsi="Courier New" w:cs="Courier New"/>
          <w:sz w:val="24"/>
          <w:szCs w:val="24"/>
          <w:lang w:val="en-US"/>
        </w:rPr>
        <w:t>s</w:t>
      </w:r>
      <w:r w:rsidRPr="002C4A1D">
        <w:rPr>
          <w:rFonts w:ascii="Courier New" w:hAnsi="Courier New" w:cs="Courier New"/>
          <w:sz w:val="24"/>
          <w:szCs w:val="24"/>
        </w:rPr>
        <w:t>_</w:t>
      </w:r>
      <w:proofErr w:type="spellStart"/>
      <w:r w:rsidRPr="00FB1D5B">
        <w:rPr>
          <w:rFonts w:ascii="Courier New" w:hAnsi="Courier New" w:cs="Courier New"/>
          <w:sz w:val="24"/>
          <w:szCs w:val="24"/>
          <w:lang w:val="en-US"/>
        </w:rPr>
        <w:t>addr</w:t>
      </w:r>
      <w:proofErr w:type="spellEnd"/>
      <w:r w:rsidRPr="002C4A1D">
        <w:rPr>
          <w:rFonts w:ascii="Courier New" w:hAnsi="Courier New" w:cs="Courier New"/>
          <w:sz w:val="24"/>
          <w:szCs w:val="24"/>
        </w:rPr>
        <w:t>;</w:t>
      </w:r>
    </w:p>
    <w:p w14:paraId="57FF80CD" w14:textId="77777777" w:rsidR="00423067" w:rsidRDefault="00423067" w:rsidP="00423067">
      <w:pPr>
        <w:pStyle w:val="aff2"/>
        <w:ind w:firstLine="708"/>
        <w:rPr>
          <w:color w:val="000000"/>
          <w:sz w:val="18"/>
          <w:szCs w:val="18"/>
        </w:rPr>
      </w:pPr>
      <w:r w:rsidRPr="00FB1D5B">
        <w:rPr>
          <w:rFonts w:ascii="Courier New" w:hAnsi="Courier New" w:cs="Courier New"/>
          <w:sz w:val="24"/>
          <w:szCs w:val="24"/>
        </w:rPr>
        <w:t>};</w:t>
      </w:r>
    </w:p>
    <w:p w14:paraId="7FFD1861" w14:textId="77777777" w:rsidR="00423067" w:rsidRDefault="00423067" w:rsidP="00F947CF">
      <w:pPr>
        <w:pStyle w:val="228"/>
      </w:pPr>
      <w:r>
        <w:t xml:space="preserve">Структура была заполнена данными о </w:t>
      </w:r>
      <w:r w:rsidRPr="006B4744">
        <w:rPr>
          <w:i/>
        </w:rPr>
        <w:t>сокете</w:t>
      </w:r>
      <w:r>
        <w:t>:</w:t>
      </w:r>
    </w:p>
    <w:p w14:paraId="2B9D2E43" w14:textId="77777777" w:rsidR="00423067" w:rsidRDefault="00B3665E" w:rsidP="00423067">
      <w:pPr>
        <w:pStyle w:val="aff2"/>
        <w:ind w:firstLine="708"/>
        <w:rPr>
          <w:rFonts w:ascii="Courier New" w:hAnsi="Courier New" w:cs="Courier New"/>
          <w:sz w:val="24"/>
          <w:szCs w:val="24"/>
          <w:lang w:val="en-US"/>
        </w:rPr>
      </w:pPr>
      <w:proofErr w:type="spellStart"/>
      <w:r>
        <w:rPr>
          <w:rFonts w:ascii="Courier New" w:hAnsi="Courier New" w:cs="Courier New"/>
          <w:sz w:val="24"/>
          <w:szCs w:val="24"/>
          <w:lang w:val="en-US"/>
        </w:rPr>
        <w:t>sockaddr</w:t>
      </w:r>
      <w:proofErr w:type="spellEnd"/>
      <w:r w:rsidR="00423067" w:rsidRPr="00FB1D5B">
        <w:rPr>
          <w:rFonts w:ascii="Courier New" w:hAnsi="Courier New" w:cs="Courier New"/>
          <w:sz w:val="24"/>
          <w:szCs w:val="24"/>
          <w:lang w:val="en-US"/>
        </w:rPr>
        <w:t xml:space="preserve"> </w:t>
      </w:r>
      <w:proofErr w:type="spellStart"/>
      <w:r w:rsidR="00423067">
        <w:rPr>
          <w:rFonts w:ascii="Courier New" w:hAnsi="Courier New" w:cs="Courier New"/>
          <w:sz w:val="24"/>
          <w:szCs w:val="24"/>
          <w:lang w:val="en-US"/>
        </w:rPr>
        <w:t>addr</w:t>
      </w:r>
      <w:proofErr w:type="spellEnd"/>
      <w:r w:rsidR="00423067">
        <w:rPr>
          <w:rFonts w:ascii="Courier New" w:hAnsi="Courier New" w:cs="Courier New"/>
          <w:sz w:val="24"/>
          <w:szCs w:val="24"/>
          <w:lang w:val="en-US"/>
        </w:rPr>
        <w:t>;</w:t>
      </w:r>
    </w:p>
    <w:p w14:paraId="48047EE8" w14:textId="77777777" w:rsidR="00423067" w:rsidRPr="00FB1D5B" w:rsidRDefault="00423067" w:rsidP="00423067">
      <w:pPr>
        <w:pStyle w:val="aff2"/>
        <w:ind w:firstLine="708"/>
        <w:rPr>
          <w:rFonts w:ascii="Courier New" w:hAnsi="Courier New" w:cs="Courier New"/>
          <w:sz w:val="24"/>
          <w:szCs w:val="24"/>
          <w:lang w:val="en-US"/>
        </w:rPr>
      </w:pPr>
      <w:proofErr w:type="spellStart"/>
      <w:r w:rsidRPr="00FB1D5B">
        <w:rPr>
          <w:rFonts w:ascii="Courier New" w:hAnsi="Courier New" w:cs="Courier New"/>
          <w:sz w:val="24"/>
          <w:szCs w:val="24"/>
          <w:lang w:val="en-US"/>
        </w:rPr>
        <w:t>addr.sin_family</w:t>
      </w:r>
      <w:proofErr w:type="spellEnd"/>
      <w:r w:rsidRPr="00FB1D5B">
        <w:rPr>
          <w:rFonts w:ascii="Courier New" w:hAnsi="Courier New" w:cs="Courier New"/>
          <w:sz w:val="24"/>
          <w:szCs w:val="24"/>
          <w:lang w:val="en-US"/>
        </w:rPr>
        <w:t xml:space="preserve"> = AF_INET;</w:t>
      </w:r>
    </w:p>
    <w:p w14:paraId="6F855774" w14:textId="77777777" w:rsidR="00423067" w:rsidRPr="00FB1D5B" w:rsidRDefault="00423067" w:rsidP="00423067">
      <w:pPr>
        <w:pStyle w:val="aff2"/>
        <w:ind w:firstLine="708"/>
        <w:rPr>
          <w:rFonts w:ascii="Courier New" w:hAnsi="Courier New" w:cs="Courier New"/>
          <w:sz w:val="24"/>
          <w:szCs w:val="24"/>
          <w:lang w:val="en-US"/>
        </w:rPr>
      </w:pPr>
      <w:proofErr w:type="spellStart"/>
      <w:r w:rsidRPr="00FB1D5B">
        <w:rPr>
          <w:rFonts w:ascii="Courier New" w:hAnsi="Courier New" w:cs="Courier New"/>
          <w:sz w:val="24"/>
          <w:szCs w:val="24"/>
          <w:lang w:val="en-US"/>
        </w:rPr>
        <w:t>addr.sin_port</w:t>
      </w:r>
      <w:proofErr w:type="spellEnd"/>
      <w:r w:rsidRPr="00FB1D5B">
        <w:rPr>
          <w:rFonts w:ascii="Courier New" w:hAnsi="Courier New" w:cs="Courier New"/>
          <w:sz w:val="24"/>
          <w:szCs w:val="24"/>
          <w:lang w:val="en-US"/>
        </w:rPr>
        <w:t xml:space="preserve"> = </w:t>
      </w:r>
      <w:proofErr w:type="spellStart"/>
      <w:proofErr w:type="gramStart"/>
      <w:r w:rsidRPr="00FB1D5B">
        <w:rPr>
          <w:rFonts w:ascii="Courier New" w:hAnsi="Courier New" w:cs="Courier New"/>
          <w:sz w:val="24"/>
          <w:szCs w:val="24"/>
          <w:lang w:val="en-US"/>
        </w:rPr>
        <w:t>htons</w:t>
      </w:r>
      <w:proofErr w:type="spellEnd"/>
      <w:r w:rsidRPr="00FB1D5B">
        <w:rPr>
          <w:rFonts w:ascii="Courier New" w:hAnsi="Courier New" w:cs="Courier New"/>
          <w:sz w:val="24"/>
          <w:szCs w:val="24"/>
          <w:lang w:val="en-US"/>
        </w:rPr>
        <w:t>(</w:t>
      </w:r>
      <w:proofErr w:type="gramEnd"/>
      <w:r w:rsidRPr="00FB1D5B">
        <w:rPr>
          <w:rFonts w:ascii="Courier New" w:hAnsi="Courier New" w:cs="Courier New"/>
          <w:sz w:val="24"/>
          <w:szCs w:val="24"/>
          <w:lang w:val="en-US"/>
        </w:rPr>
        <w:t>2221);</w:t>
      </w:r>
    </w:p>
    <w:p w14:paraId="697900CA" w14:textId="77777777" w:rsidR="00596AFE" w:rsidRPr="00596AFE" w:rsidRDefault="00423067" w:rsidP="00423067">
      <w:pPr>
        <w:pStyle w:val="aff2"/>
        <w:ind w:firstLine="708"/>
        <w:rPr>
          <w:lang w:val="en-US"/>
        </w:rPr>
      </w:pPr>
      <w:proofErr w:type="spellStart"/>
      <w:r w:rsidRPr="00FB1D5B">
        <w:rPr>
          <w:rFonts w:ascii="Courier New" w:hAnsi="Courier New" w:cs="Courier New"/>
          <w:sz w:val="24"/>
          <w:szCs w:val="24"/>
          <w:lang w:val="en-US"/>
        </w:rPr>
        <w:t>addr.sin_</w:t>
      </w:r>
      <w:proofErr w:type="gramStart"/>
      <w:r w:rsidRPr="00FB1D5B">
        <w:rPr>
          <w:rFonts w:ascii="Courier New" w:hAnsi="Courier New" w:cs="Courier New"/>
          <w:sz w:val="24"/>
          <w:szCs w:val="24"/>
          <w:lang w:val="en-US"/>
        </w:rPr>
        <w:t>addr.s</w:t>
      </w:r>
      <w:proofErr w:type="gramEnd"/>
      <w:r w:rsidRPr="00FB1D5B">
        <w:rPr>
          <w:rFonts w:ascii="Courier New" w:hAnsi="Courier New" w:cs="Courier New"/>
          <w:sz w:val="24"/>
          <w:szCs w:val="24"/>
          <w:lang w:val="en-US"/>
        </w:rPr>
        <w:t>_addr</w:t>
      </w:r>
      <w:proofErr w:type="spellEnd"/>
      <w:r w:rsidRPr="00FB1D5B">
        <w:rPr>
          <w:rFonts w:ascii="Courier New" w:hAnsi="Courier New" w:cs="Courier New"/>
          <w:sz w:val="24"/>
          <w:szCs w:val="24"/>
          <w:lang w:val="en-US"/>
        </w:rPr>
        <w:t xml:space="preserve"> = </w:t>
      </w:r>
      <w:proofErr w:type="spellStart"/>
      <w:r w:rsidRPr="00FB1D5B">
        <w:rPr>
          <w:rFonts w:ascii="Courier New" w:hAnsi="Courier New" w:cs="Courier New"/>
          <w:sz w:val="24"/>
          <w:szCs w:val="24"/>
          <w:lang w:val="en-US"/>
        </w:rPr>
        <w:t>htonl</w:t>
      </w:r>
      <w:proofErr w:type="spellEnd"/>
      <w:r w:rsidRPr="00FB1D5B">
        <w:rPr>
          <w:rFonts w:ascii="Courier New" w:hAnsi="Courier New" w:cs="Courier New"/>
          <w:sz w:val="24"/>
          <w:szCs w:val="24"/>
          <w:lang w:val="en-US"/>
        </w:rPr>
        <w:t>(INADDR_LOOPBACK);</w:t>
      </w:r>
    </w:p>
    <w:p w14:paraId="622024C4" w14:textId="77777777" w:rsidR="00596AFE" w:rsidRPr="00596AFE" w:rsidRDefault="006B4744" w:rsidP="00B3665E">
      <w:pPr>
        <w:pStyle w:val="228"/>
      </w:pPr>
      <w:r>
        <w:t>Для</w:t>
      </w:r>
      <w:r w:rsidRPr="00596AFE">
        <w:t xml:space="preserve"> </w:t>
      </w:r>
      <w:r>
        <w:t>передачи</w:t>
      </w:r>
      <w:r w:rsidRPr="00596AFE">
        <w:t xml:space="preserve"> </w:t>
      </w:r>
      <w:r>
        <w:t>информации</w:t>
      </w:r>
      <w:r w:rsidRPr="00596AFE">
        <w:t xml:space="preserve"> </w:t>
      </w:r>
      <w:r>
        <w:t>используется</w:t>
      </w:r>
      <w:r w:rsidRPr="00596AFE">
        <w:t xml:space="preserve"> </w:t>
      </w:r>
      <w:r>
        <w:t>функция</w:t>
      </w:r>
      <w:r w:rsidR="00596AFE">
        <w:t>:</w:t>
      </w:r>
    </w:p>
    <w:p w14:paraId="062F55D0" w14:textId="77777777" w:rsidR="00B3665E" w:rsidRPr="00E4385C" w:rsidRDefault="006B4744" w:rsidP="00B3665E">
      <w:pPr>
        <w:pStyle w:val="228"/>
        <w:rPr>
          <w:rFonts w:ascii="Courier New" w:hAnsi="Courier New" w:cs="Courier New"/>
          <w:sz w:val="24"/>
          <w:szCs w:val="24"/>
          <w:lang w:val="en-US"/>
        </w:rPr>
      </w:pPr>
      <w:r w:rsidRPr="00804325">
        <w:rPr>
          <w:rFonts w:ascii="Courier New" w:hAnsi="Courier New" w:cs="Courier New"/>
          <w:sz w:val="24"/>
          <w:szCs w:val="24"/>
          <w:lang w:val="en-US"/>
        </w:rPr>
        <w:t xml:space="preserve">int </w:t>
      </w:r>
      <w:proofErr w:type="spellStart"/>
      <w:proofErr w:type="gramStart"/>
      <w:r w:rsidRPr="00804325">
        <w:rPr>
          <w:rFonts w:ascii="Courier New" w:hAnsi="Courier New" w:cs="Courier New"/>
          <w:sz w:val="24"/>
          <w:szCs w:val="24"/>
          <w:lang w:val="en-US"/>
        </w:rPr>
        <w:t>sendto</w:t>
      </w:r>
      <w:proofErr w:type="spellEnd"/>
      <w:r w:rsidRPr="00804325">
        <w:rPr>
          <w:rFonts w:ascii="Courier New" w:hAnsi="Courier New" w:cs="Courier New"/>
          <w:sz w:val="24"/>
          <w:szCs w:val="24"/>
          <w:lang w:val="en-US"/>
        </w:rPr>
        <w:t>(</w:t>
      </w:r>
      <w:proofErr w:type="gramEnd"/>
      <w:r w:rsidRPr="00804325">
        <w:rPr>
          <w:rFonts w:ascii="Courier New" w:hAnsi="Courier New" w:cs="Courier New"/>
          <w:sz w:val="24"/>
          <w:szCs w:val="24"/>
          <w:lang w:val="en-US"/>
        </w:rPr>
        <w:t xml:space="preserve">int </w:t>
      </w:r>
      <w:proofErr w:type="spellStart"/>
      <w:r w:rsidRPr="00804325">
        <w:rPr>
          <w:rFonts w:ascii="Courier New" w:hAnsi="Courier New" w:cs="Courier New"/>
          <w:sz w:val="24"/>
          <w:szCs w:val="24"/>
          <w:lang w:val="en-US"/>
        </w:rPr>
        <w:t>sockfd</w:t>
      </w:r>
      <w:proofErr w:type="spellEnd"/>
      <w:r w:rsidRPr="00804325">
        <w:rPr>
          <w:rFonts w:ascii="Courier New" w:hAnsi="Courier New" w:cs="Courier New"/>
          <w:sz w:val="24"/>
          <w:szCs w:val="24"/>
          <w:lang w:val="en-US"/>
        </w:rPr>
        <w:t xml:space="preserve">, const void *msg, int </w:t>
      </w:r>
      <w:proofErr w:type="spellStart"/>
      <w:r w:rsidRPr="00804325">
        <w:rPr>
          <w:rFonts w:ascii="Courier New" w:hAnsi="Courier New" w:cs="Courier New"/>
          <w:sz w:val="24"/>
          <w:szCs w:val="24"/>
          <w:lang w:val="en-US"/>
        </w:rPr>
        <w:t>len</w:t>
      </w:r>
      <w:proofErr w:type="spellEnd"/>
      <w:r w:rsidRPr="00804325">
        <w:rPr>
          <w:rFonts w:ascii="Courier New" w:hAnsi="Courier New" w:cs="Courier New"/>
          <w:sz w:val="24"/>
          <w:szCs w:val="24"/>
          <w:lang w:val="en-US"/>
        </w:rPr>
        <w:t>, unsigned int flags,</w:t>
      </w:r>
      <w:r>
        <w:rPr>
          <w:rFonts w:ascii="Courier New" w:hAnsi="Courier New" w:cs="Courier New"/>
          <w:sz w:val="24"/>
          <w:szCs w:val="24"/>
          <w:lang w:val="en-US"/>
        </w:rPr>
        <w:t xml:space="preserve"> </w:t>
      </w:r>
      <w:r w:rsidRPr="00804325">
        <w:rPr>
          <w:rFonts w:ascii="Courier New" w:hAnsi="Courier New" w:cs="Courier New"/>
          <w:sz w:val="24"/>
          <w:szCs w:val="24"/>
          <w:lang w:val="en-US"/>
        </w:rPr>
        <w:t xml:space="preserve">const struct </w:t>
      </w:r>
      <w:proofErr w:type="spellStart"/>
      <w:r w:rsidRPr="00804325">
        <w:rPr>
          <w:rFonts w:ascii="Courier New" w:hAnsi="Courier New" w:cs="Courier New"/>
          <w:sz w:val="24"/>
          <w:szCs w:val="24"/>
          <w:lang w:val="en-US"/>
        </w:rPr>
        <w:t>sockaddr</w:t>
      </w:r>
      <w:proofErr w:type="spellEnd"/>
      <w:r w:rsidRPr="00804325">
        <w:rPr>
          <w:rFonts w:ascii="Courier New" w:hAnsi="Courier New" w:cs="Courier New"/>
          <w:sz w:val="24"/>
          <w:szCs w:val="24"/>
          <w:lang w:val="en-US"/>
        </w:rPr>
        <w:t xml:space="preserve"> *to, int </w:t>
      </w:r>
      <w:proofErr w:type="spellStart"/>
      <w:r w:rsidRPr="00804325">
        <w:rPr>
          <w:rFonts w:ascii="Courier New" w:hAnsi="Courier New" w:cs="Courier New"/>
          <w:sz w:val="24"/>
          <w:szCs w:val="24"/>
          <w:lang w:val="en-US"/>
        </w:rPr>
        <w:t>tolen</w:t>
      </w:r>
      <w:proofErr w:type="spellEnd"/>
      <w:r w:rsidRPr="00804325">
        <w:rPr>
          <w:rFonts w:ascii="Courier New" w:hAnsi="Courier New" w:cs="Courier New"/>
          <w:sz w:val="24"/>
          <w:szCs w:val="24"/>
          <w:lang w:val="en-US"/>
        </w:rPr>
        <w:t>);</w:t>
      </w:r>
    </w:p>
    <w:p w14:paraId="60FBC189" w14:textId="77777777" w:rsidR="00596AFE" w:rsidRPr="00596AFE" w:rsidRDefault="00596AFE" w:rsidP="00596AFE">
      <w:pPr>
        <w:pStyle w:val="228"/>
        <w:rPr>
          <w:rFonts w:ascii="Courier New" w:hAnsi="Courier New" w:cs="Courier New"/>
          <w:sz w:val="24"/>
          <w:szCs w:val="24"/>
        </w:rPr>
      </w:pPr>
      <w:r>
        <w:rPr>
          <w:rFonts w:ascii="Courier New" w:hAnsi="Courier New" w:cs="Courier New"/>
          <w:sz w:val="24"/>
          <w:szCs w:val="24"/>
          <w:lang w:val="en-US"/>
        </w:rPr>
        <w:t>int</w:t>
      </w:r>
      <w:r w:rsidRPr="00596AFE">
        <w:rPr>
          <w:rFonts w:ascii="Courier New" w:hAnsi="Courier New" w:cs="Courier New"/>
          <w:sz w:val="24"/>
          <w:szCs w:val="24"/>
        </w:rPr>
        <w:t xml:space="preserve"> </w:t>
      </w:r>
      <w:proofErr w:type="spellStart"/>
      <w:r>
        <w:rPr>
          <w:rFonts w:ascii="Courier New" w:hAnsi="Courier New" w:cs="Courier New"/>
          <w:sz w:val="24"/>
          <w:szCs w:val="24"/>
          <w:lang w:val="en-US"/>
        </w:rPr>
        <w:t>sockfd</w:t>
      </w:r>
      <w:proofErr w:type="spellEnd"/>
      <w:r w:rsidRPr="00596AFE">
        <w:rPr>
          <w:rFonts w:ascii="Courier New" w:hAnsi="Courier New" w:cs="Courier New"/>
          <w:sz w:val="24"/>
          <w:szCs w:val="24"/>
        </w:rPr>
        <w:t xml:space="preserve"> </w:t>
      </w:r>
      <w:r w:rsidRPr="00596AFE">
        <w:t xml:space="preserve">– </w:t>
      </w:r>
      <w:r>
        <w:rPr>
          <w:i/>
        </w:rPr>
        <w:t xml:space="preserve">сокет, </w:t>
      </w:r>
      <w:r>
        <w:t>для отправки данных</w:t>
      </w:r>
    </w:p>
    <w:p w14:paraId="353C8EB8" w14:textId="77777777" w:rsidR="00596AFE" w:rsidRPr="00596AFE" w:rsidRDefault="00596AFE" w:rsidP="00596AFE">
      <w:pPr>
        <w:pStyle w:val="228"/>
        <w:rPr>
          <w:rFonts w:ascii="Courier New" w:hAnsi="Courier New" w:cs="Courier New"/>
          <w:sz w:val="24"/>
          <w:szCs w:val="24"/>
        </w:rPr>
      </w:pPr>
      <w:r w:rsidRPr="00804325">
        <w:rPr>
          <w:rFonts w:ascii="Courier New" w:hAnsi="Courier New" w:cs="Courier New"/>
          <w:sz w:val="24"/>
          <w:szCs w:val="24"/>
          <w:lang w:val="en-US"/>
        </w:rPr>
        <w:t>const</w:t>
      </w:r>
      <w:r w:rsidRPr="00596AFE">
        <w:rPr>
          <w:rFonts w:ascii="Courier New" w:hAnsi="Courier New" w:cs="Courier New"/>
          <w:sz w:val="24"/>
          <w:szCs w:val="24"/>
        </w:rPr>
        <w:t xml:space="preserve"> </w:t>
      </w:r>
      <w:r w:rsidRPr="00804325">
        <w:rPr>
          <w:rFonts w:ascii="Courier New" w:hAnsi="Courier New" w:cs="Courier New"/>
          <w:sz w:val="24"/>
          <w:szCs w:val="24"/>
          <w:lang w:val="en-US"/>
        </w:rPr>
        <w:t>v</w:t>
      </w:r>
      <w:r>
        <w:rPr>
          <w:rFonts w:ascii="Courier New" w:hAnsi="Courier New" w:cs="Courier New"/>
          <w:sz w:val="24"/>
          <w:szCs w:val="24"/>
          <w:lang w:val="en-US"/>
        </w:rPr>
        <w:t>oid</w:t>
      </w:r>
      <w:r w:rsidRPr="00596AFE">
        <w:rPr>
          <w:rFonts w:ascii="Courier New" w:hAnsi="Courier New" w:cs="Courier New"/>
          <w:sz w:val="24"/>
          <w:szCs w:val="24"/>
        </w:rPr>
        <w:t xml:space="preserve"> *</w:t>
      </w:r>
      <w:r>
        <w:rPr>
          <w:rFonts w:ascii="Courier New" w:hAnsi="Courier New" w:cs="Courier New"/>
          <w:sz w:val="24"/>
          <w:szCs w:val="24"/>
          <w:lang w:val="en-US"/>
        </w:rPr>
        <w:t>msg</w:t>
      </w:r>
      <w:r>
        <w:rPr>
          <w:rFonts w:ascii="Courier New" w:hAnsi="Courier New" w:cs="Courier New"/>
          <w:sz w:val="24"/>
          <w:szCs w:val="24"/>
        </w:rPr>
        <w:t xml:space="preserve"> </w:t>
      </w:r>
      <w:r w:rsidRPr="00596AFE">
        <w:t xml:space="preserve">– </w:t>
      </w:r>
      <w:r>
        <w:t>указатель на буфер данных</w:t>
      </w:r>
    </w:p>
    <w:p w14:paraId="6F3BFC89" w14:textId="77777777" w:rsidR="00596AFE" w:rsidRPr="00596AFE" w:rsidRDefault="00596AFE" w:rsidP="00596AFE">
      <w:pPr>
        <w:pStyle w:val="228"/>
        <w:rPr>
          <w:rFonts w:ascii="Courier New" w:hAnsi="Courier New" w:cs="Courier New"/>
          <w:sz w:val="24"/>
          <w:szCs w:val="24"/>
        </w:rPr>
      </w:pPr>
      <w:r>
        <w:rPr>
          <w:rFonts w:ascii="Courier New" w:hAnsi="Courier New" w:cs="Courier New"/>
          <w:sz w:val="24"/>
          <w:szCs w:val="24"/>
          <w:lang w:val="en-US"/>
        </w:rPr>
        <w:t>int</w:t>
      </w:r>
      <w:r w:rsidRPr="00596AFE">
        <w:rPr>
          <w:rFonts w:ascii="Courier New" w:hAnsi="Courier New" w:cs="Courier New"/>
          <w:sz w:val="24"/>
          <w:szCs w:val="24"/>
        </w:rPr>
        <w:t xml:space="preserve"> </w:t>
      </w:r>
      <w:proofErr w:type="spellStart"/>
      <w:r>
        <w:rPr>
          <w:rFonts w:ascii="Courier New" w:hAnsi="Courier New" w:cs="Courier New"/>
          <w:sz w:val="24"/>
          <w:szCs w:val="24"/>
          <w:lang w:val="en-US"/>
        </w:rPr>
        <w:t>len</w:t>
      </w:r>
      <w:proofErr w:type="spellEnd"/>
      <w:r>
        <w:rPr>
          <w:rFonts w:ascii="Courier New" w:hAnsi="Courier New" w:cs="Courier New"/>
          <w:sz w:val="24"/>
          <w:szCs w:val="24"/>
        </w:rPr>
        <w:t xml:space="preserve"> </w:t>
      </w:r>
      <w:proofErr w:type="gramStart"/>
      <w:r w:rsidRPr="00596AFE">
        <w:t xml:space="preserve">– </w:t>
      </w:r>
      <w:r>
        <w:t xml:space="preserve"> длина</w:t>
      </w:r>
      <w:proofErr w:type="gramEnd"/>
      <w:r>
        <w:t xml:space="preserve"> сообщения</w:t>
      </w:r>
    </w:p>
    <w:p w14:paraId="6B540FD9" w14:textId="77777777" w:rsidR="00596AFE" w:rsidRPr="00596AFE" w:rsidRDefault="00596AFE" w:rsidP="00596AFE">
      <w:pPr>
        <w:pStyle w:val="228"/>
        <w:rPr>
          <w:rFonts w:ascii="Courier New" w:hAnsi="Courier New" w:cs="Courier New"/>
          <w:sz w:val="24"/>
          <w:szCs w:val="24"/>
        </w:rPr>
      </w:pPr>
      <w:r>
        <w:rPr>
          <w:rFonts w:ascii="Courier New" w:hAnsi="Courier New" w:cs="Courier New"/>
          <w:sz w:val="24"/>
          <w:szCs w:val="24"/>
          <w:lang w:val="en-US"/>
        </w:rPr>
        <w:t>unsigned</w:t>
      </w:r>
      <w:r w:rsidRPr="00596AFE">
        <w:rPr>
          <w:rFonts w:ascii="Courier New" w:hAnsi="Courier New" w:cs="Courier New"/>
          <w:sz w:val="24"/>
          <w:szCs w:val="24"/>
        </w:rPr>
        <w:t xml:space="preserve"> </w:t>
      </w:r>
      <w:r>
        <w:rPr>
          <w:rFonts w:ascii="Courier New" w:hAnsi="Courier New" w:cs="Courier New"/>
          <w:sz w:val="24"/>
          <w:szCs w:val="24"/>
          <w:lang w:val="en-US"/>
        </w:rPr>
        <w:t>int</w:t>
      </w:r>
      <w:r w:rsidRPr="00596AFE">
        <w:rPr>
          <w:rFonts w:ascii="Courier New" w:hAnsi="Courier New" w:cs="Courier New"/>
          <w:sz w:val="24"/>
          <w:szCs w:val="24"/>
        </w:rPr>
        <w:t xml:space="preserve"> </w:t>
      </w:r>
      <w:r>
        <w:rPr>
          <w:rFonts w:ascii="Courier New" w:hAnsi="Courier New" w:cs="Courier New"/>
          <w:sz w:val="24"/>
          <w:szCs w:val="24"/>
          <w:lang w:val="en-US"/>
        </w:rPr>
        <w:t>flags</w:t>
      </w:r>
      <w:r>
        <w:rPr>
          <w:rFonts w:ascii="Courier New" w:hAnsi="Courier New" w:cs="Courier New"/>
          <w:sz w:val="24"/>
          <w:szCs w:val="24"/>
        </w:rPr>
        <w:t xml:space="preserve"> </w:t>
      </w:r>
      <w:r w:rsidRPr="00596AFE">
        <w:t>–</w:t>
      </w:r>
      <w:r>
        <w:t xml:space="preserve"> параметры </w:t>
      </w:r>
      <w:r w:rsidR="00687201">
        <w:t>отправки</w:t>
      </w:r>
      <w:r w:rsidRPr="00596AFE">
        <w:rPr>
          <w:rFonts w:ascii="Courier New" w:hAnsi="Courier New" w:cs="Courier New"/>
          <w:sz w:val="24"/>
          <w:szCs w:val="24"/>
        </w:rPr>
        <w:t xml:space="preserve"> </w:t>
      </w:r>
    </w:p>
    <w:p w14:paraId="12F0F03F" w14:textId="77777777" w:rsidR="00596AFE" w:rsidRDefault="00596AFE" w:rsidP="00596AFE">
      <w:pPr>
        <w:pStyle w:val="228"/>
      </w:pPr>
      <w:r>
        <w:rPr>
          <w:rFonts w:ascii="Courier New" w:hAnsi="Courier New" w:cs="Courier New"/>
          <w:sz w:val="24"/>
          <w:szCs w:val="24"/>
          <w:lang w:val="en-US"/>
        </w:rPr>
        <w:t>const</w:t>
      </w:r>
      <w:r w:rsidRPr="00596AFE">
        <w:rPr>
          <w:rFonts w:ascii="Courier New" w:hAnsi="Courier New" w:cs="Courier New"/>
          <w:sz w:val="24"/>
          <w:szCs w:val="24"/>
        </w:rPr>
        <w:t xml:space="preserve"> </w:t>
      </w:r>
      <w:r>
        <w:rPr>
          <w:rFonts w:ascii="Courier New" w:hAnsi="Courier New" w:cs="Courier New"/>
          <w:sz w:val="24"/>
          <w:szCs w:val="24"/>
          <w:lang w:val="en-US"/>
        </w:rPr>
        <w:t>struct</w:t>
      </w:r>
      <w:r w:rsidRPr="00596AFE">
        <w:rPr>
          <w:rFonts w:ascii="Courier New" w:hAnsi="Courier New" w:cs="Courier New"/>
          <w:sz w:val="24"/>
          <w:szCs w:val="24"/>
        </w:rPr>
        <w:t xml:space="preserve"> </w:t>
      </w:r>
      <w:proofErr w:type="spellStart"/>
      <w:r>
        <w:rPr>
          <w:rFonts w:ascii="Courier New" w:hAnsi="Courier New" w:cs="Courier New"/>
          <w:sz w:val="24"/>
          <w:szCs w:val="24"/>
          <w:lang w:val="en-US"/>
        </w:rPr>
        <w:t>sockaddr</w:t>
      </w:r>
      <w:proofErr w:type="spellEnd"/>
      <w:r w:rsidRPr="00596AFE">
        <w:rPr>
          <w:rFonts w:ascii="Courier New" w:hAnsi="Courier New" w:cs="Courier New"/>
          <w:sz w:val="24"/>
          <w:szCs w:val="24"/>
        </w:rPr>
        <w:t xml:space="preserve"> *</w:t>
      </w:r>
      <w:r>
        <w:rPr>
          <w:rFonts w:ascii="Courier New" w:hAnsi="Courier New" w:cs="Courier New"/>
          <w:sz w:val="24"/>
          <w:szCs w:val="24"/>
          <w:lang w:val="en-US"/>
        </w:rPr>
        <w:t>to</w:t>
      </w:r>
      <w:r w:rsidRPr="00596AFE">
        <w:rPr>
          <w:rFonts w:ascii="Courier New" w:hAnsi="Courier New" w:cs="Courier New"/>
          <w:sz w:val="24"/>
          <w:szCs w:val="24"/>
        </w:rPr>
        <w:t xml:space="preserve"> </w:t>
      </w:r>
      <w:r w:rsidRPr="00596AFE">
        <w:t>–</w:t>
      </w:r>
      <w:r>
        <w:t xml:space="preserve"> указатель на структуру получателя</w:t>
      </w:r>
    </w:p>
    <w:p w14:paraId="403D5077" w14:textId="77777777" w:rsidR="00596AFE" w:rsidRPr="00596AFE" w:rsidRDefault="00596AFE" w:rsidP="00596AFE">
      <w:pPr>
        <w:pStyle w:val="228"/>
      </w:pPr>
      <w:r w:rsidRPr="00804325">
        <w:rPr>
          <w:rFonts w:ascii="Courier New" w:hAnsi="Courier New" w:cs="Courier New"/>
          <w:sz w:val="24"/>
          <w:szCs w:val="24"/>
          <w:lang w:val="en-US"/>
        </w:rPr>
        <w:t>int</w:t>
      </w:r>
      <w:r w:rsidRPr="00596AFE">
        <w:rPr>
          <w:rFonts w:ascii="Courier New" w:hAnsi="Courier New" w:cs="Courier New"/>
          <w:sz w:val="24"/>
          <w:szCs w:val="24"/>
        </w:rPr>
        <w:t xml:space="preserve"> </w:t>
      </w:r>
      <w:proofErr w:type="spellStart"/>
      <w:r w:rsidRPr="00804325">
        <w:rPr>
          <w:rFonts w:ascii="Courier New" w:hAnsi="Courier New" w:cs="Courier New"/>
          <w:sz w:val="24"/>
          <w:szCs w:val="24"/>
          <w:lang w:val="en-US"/>
        </w:rPr>
        <w:t>tolen</w:t>
      </w:r>
      <w:proofErr w:type="spellEnd"/>
      <w:r>
        <w:rPr>
          <w:rFonts w:ascii="Courier New" w:hAnsi="Courier New" w:cs="Courier New"/>
          <w:sz w:val="24"/>
          <w:szCs w:val="24"/>
        </w:rPr>
        <w:t xml:space="preserve"> </w:t>
      </w:r>
      <w:r w:rsidRPr="00596AFE">
        <w:t xml:space="preserve">– </w:t>
      </w:r>
      <w:r>
        <w:t>длина структуры получателя</w:t>
      </w:r>
    </w:p>
    <w:p w14:paraId="0B44CC2F" w14:textId="77777777" w:rsidR="00596AFE" w:rsidRDefault="00596AFE" w:rsidP="00423067">
      <w:pPr>
        <w:pStyle w:val="aff2"/>
        <w:ind w:firstLine="708"/>
      </w:pPr>
      <w:r>
        <w:t>Для приема информации используется функция:</w:t>
      </w:r>
    </w:p>
    <w:p w14:paraId="6959F094" w14:textId="77777777" w:rsidR="00596AFE" w:rsidRPr="00804325" w:rsidRDefault="00596AFE" w:rsidP="00596AFE">
      <w:pPr>
        <w:pStyle w:val="aff2"/>
        <w:ind w:firstLine="708"/>
        <w:rPr>
          <w:rFonts w:ascii="Courier New" w:hAnsi="Courier New" w:cs="Courier New"/>
          <w:sz w:val="24"/>
          <w:szCs w:val="24"/>
          <w:lang w:val="en-US"/>
        </w:rPr>
      </w:pPr>
      <w:r w:rsidRPr="00804325">
        <w:rPr>
          <w:rFonts w:ascii="Courier New" w:hAnsi="Courier New" w:cs="Courier New"/>
          <w:sz w:val="24"/>
          <w:szCs w:val="24"/>
          <w:lang w:val="en-US"/>
        </w:rPr>
        <w:lastRenderedPageBreak/>
        <w:t xml:space="preserve">int </w:t>
      </w:r>
      <w:proofErr w:type="spellStart"/>
      <w:proofErr w:type="gramStart"/>
      <w:r w:rsidRPr="00804325">
        <w:rPr>
          <w:rFonts w:ascii="Courier New" w:hAnsi="Courier New" w:cs="Courier New"/>
          <w:sz w:val="24"/>
          <w:szCs w:val="24"/>
          <w:lang w:val="en-US"/>
        </w:rPr>
        <w:t>recvfrom</w:t>
      </w:r>
      <w:proofErr w:type="spellEnd"/>
      <w:r w:rsidRPr="00804325">
        <w:rPr>
          <w:rFonts w:ascii="Courier New" w:hAnsi="Courier New" w:cs="Courier New"/>
          <w:sz w:val="24"/>
          <w:szCs w:val="24"/>
          <w:lang w:val="en-US"/>
        </w:rPr>
        <w:t>(</w:t>
      </w:r>
      <w:proofErr w:type="gramEnd"/>
      <w:r w:rsidRPr="00804325">
        <w:rPr>
          <w:rFonts w:ascii="Courier New" w:hAnsi="Courier New" w:cs="Courier New"/>
          <w:sz w:val="24"/>
          <w:szCs w:val="24"/>
          <w:lang w:val="en-US"/>
        </w:rPr>
        <w:t xml:space="preserve">int </w:t>
      </w:r>
      <w:proofErr w:type="spellStart"/>
      <w:r w:rsidRPr="00804325">
        <w:rPr>
          <w:rFonts w:ascii="Courier New" w:hAnsi="Courier New" w:cs="Courier New"/>
          <w:sz w:val="24"/>
          <w:szCs w:val="24"/>
          <w:lang w:val="en-US"/>
        </w:rPr>
        <w:t>sockfd</w:t>
      </w:r>
      <w:proofErr w:type="spellEnd"/>
      <w:r w:rsidRPr="00804325">
        <w:rPr>
          <w:rFonts w:ascii="Courier New" w:hAnsi="Courier New" w:cs="Courier New"/>
          <w:sz w:val="24"/>
          <w:szCs w:val="24"/>
          <w:lang w:val="en-US"/>
        </w:rPr>
        <w:t>, void *</w:t>
      </w:r>
      <w:proofErr w:type="spellStart"/>
      <w:r w:rsidRPr="00804325">
        <w:rPr>
          <w:rFonts w:ascii="Courier New" w:hAnsi="Courier New" w:cs="Courier New"/>
          <w:sz w:val="24"/>
          <w:szCs w:val="24"/>
          <w:lang w:val="en-US"/>
        </w:rPr>
        <w:t>buf</w:t>
      </w:r>
      <w:proofErr w:type="spellEnd"/>
      <w:r w:rsidRPr="00804325">
        <w:rPr>
          <w:rFonts w:ascii="Courier New" w:hAnsi="Courier New" w:cs="Courier New"/>
          <w:sz w:val="24"/>
          <w:szCs w:val="24"/>
          <w:lang w:val="en-US"/>
        </w:rPr>
        <w:t xml:space="preserve">, int </w:t>
      </w:r>
      <w:proofErr w:type="spellStart"/>
      <w:r w:rsidRPr="00804325">
        <w:rPr>
          <w:rFonts w:ascii="Courier New" w:hAnsi="Courier New" w:cs="Courier New"/>
          <w:sz w:val="24"/>
          <w:szCs w:val="24"/>
          <w:lang w:val="en-US"/>
        </w:rPr>
        <w:t>len</w:t>
      </w:r>
      <w:proofErr w:type="spellEnd"/>
      <w:r w:rsidRPr="00804325">
        <w:rPr>
          <w:rFonts w:ascii="Courier New" w:hAnsi="Courier New" w:cs="Courier New"/>
          <w:sz w:val="24"/>
          <w:szCs w:val="24"/>
          <w:lang w:val="en-US"/>
        </w:rPr>
        <w:t>, un</w:t>
      </w:r>
      <w:r>
        <w:rPr>
          <w:rFonts w:ascii="Courier New" w:hAnsi="Courier New" w:cs="Courier New"/>
          <w:sz w:val="24"/>
          <w:szCs w:val="24"/>
          <w:lang w:val="en-US"/>
        </w:rPr>
        <w:t>signed int flags,</w:t>
      </w:r>
      <w:r w:rsidRPr="00E93D8C">
        <w:rPr>
          <w:rFonts w:ascii="Courier New" w:hAnsi="Courier New" w:cs="Courier New"/>
          <w:sz w:val="24"/>
          <w:szCs w:val="24"/>
          <w:lang w:val="en-US"/>
        </w:rPr>
        <w:t xml:space="preserve"> </w:t>
      </w:r>
      <w:r w:rsidRPr="00804325">
        <w:rPr>
          <w:rFonts w:ascii="Courier New" w:hAnsi="Courier New" w:cs="Courier New"/>
          <w:sz w:val="24"/>
          <w:szCs w:val="24"/>
          <w:lang w:val="en-US"/>
        </w:rPr>
        <w:t xml:space="preserve">struct </w:t>
      </w:r>
      <w:proofErr w:type="spellStart"/>
      <w:r w:rsidRPr="00804325">
        <w:rPr>
          <w:rFonts w:ascii="Courier New" w:hAnsi="Courier New" w:cs="Courier New"/>
          <w:sz w:val="24"/>
          <w:szCs w:val="24"/>
          <w:lang w:val="en-US"/>
        </w:rPr>
        <w:t>sockaddr</w:t>
      </w:r>
      <w:proofErr w:type="spellEnd"/>
      <w:r w:rsidRPr="00804325">
        <w:rPr>
          <w:rFonts w:ascii="Courier New" w:hAnsi="Courier New" w:cs="Courier New"/>
          <w:sz w:val="24"/>
          <w:szCs w:val="24"/>
          <w:lang w:val="en-US"/>
        </w:rPr>
        <w:t xml:space="preserve"> *from, int *</w:t>
      </w:r>
      <w:proofErr w:type="spellStart"/>
      <w:r w:rsidRPr="00804325">
        <w:rPr>
          <w:rFonts w:ascii="Courier New" w:hAnsi="Courier New" w:cs="Courier New"/>
          <w:sz w:val="24"/>
          <w:szCs w:val="24"/>
          <w:lang w:val="en-US"/>
        </w:rPr>
        <w:t>fromlen</w:t>
      </w:r>
      <w:proofErr w:type="spellEnd"/>
      <w:r w:rsidRPr="00804325">
        <w:rPr>
          <w:rFonts w:ascii="Courier New" w:hAnsi="Courier New" w:cs="Courier New"/>
          <w:sz w:val="24"/>
          <w:szCs w:val="24"/>
          <w:lang w:val="en-US"/>
        </w:rPr>
        <w:t>);</w:t>
      </w:r>
    </w:p>
    <w:p w14:paraId="3A6F3EE0" w14:textId="77777777" w:rsidR="00687201" w:rsidRPr="00687201" w:rsidRDefault="00596AFE" w:rsidP="00423067">
      <w:pPr>
        <w:pStyle w:val="aff2"/>
        <w:ind w:firstLine="708"/>
        <w:rPr>
          <w:rFonts w:ascii="Courier New" w:hAnsi="Courier New" w:cs="Courier New"/>
          <w:sz w:val="24"/>
          <w:szCs w:val="24"/>
        </w:rPr>
      </w:pPr>
      <w:r w:rsidRPr="00804325">
        <w:rPr>
          <w:rFonts w:ascii="Courier New" w:hAnsi="Courier New" w:cs="Courier New"/>
          <w:sz w:val="24"/>
          <w:szCs w:val="24"/>
          <w:lang w:val="en-US"/>
        </w:rPr>
        <w:t>int</w:t>
      </w:r>
      <w:r w:rsidRPr="00687201">
        <w:rPr>
          <w:rFonts w:ascii="Courier New" w:hAnsi="Courier New" w:cs="Courier New"/>
          <w:sz w:val="24"/>
          <w:szCs w:val="24"/>
        </w:rPr>
        <w:t xml:space="preserve"> </w:t>
      </w:r>
      <w:proofErr w:type="spellStart"/>
      <w:r w:rsidRPr="00804325">
        <w:rPr>
          <w:rFonts w:ascii="Courier New" w:hAnsi="Courier New" w:cs="Courier New"/>
          <w:sz w:val="24"/>
          <w:szCs w:val="24"/>
          <w:lang w:val="en-US"/>
        </w:rPr>
        <w:t>s</w:t>
      </w:r>
      <w:r w:rsidR="00687201">
        <w:rPr>
          <w:rFonts w:ascii="Courier New" w:hAnsi="Courier New" w:cs="Courier New"/>
          <w:sz w:val="24"/>
          <w:szCs w:val="24"/>
          <w:lang w:val="en-US"/>
        </w:rPr>
        <w:t>ockfd</w:t>
      </w:r>
      <w:proofErr w:type="spellEnd"/>
      <w:r w:rsidR="00687201">
        <w:rPr>
          <w:rFonts w:ascii="Courier New" w:hAnsi="Courier New" w:cs="Courier New"/>
          <w:sz w:val="24"/>
          <w:szCs w:val="24"/>
        </w:rPr>
        <w:t xml:space="preserve"> </w:t>
      </w:r>
      <w:r w:rsidR="00687201" w:rsidRPr="00596AFE">
        <w:t xml:space="preserve">– </w:t>
      </w:r>
      <w:r w:rsidR="00687201">
        <w:rPr>
          <w:i/>
        </w:rPr>
        <w:t xml:space="preserve">сокет, </w:t>
      </w:r>
      <w:r w:rsidR="00687201">
        <w:t>для чтения данных</w:t>
      </w:r>
    </w:p>
    <w:p w14:paraId="58CBDA6F" w14:textId="77777777" w:rsidR="00687201" w:rsidRDefault="00687201" w:rsidP="00423067">
      <w:pPr>
        <w:pStyle w:val="aff2"/>
        <w:ind w:firstLine="708"/>
        <w:rPr>
          <w:rFonts w:ascii="Courier New" w:hAnsi="Courier New" w:cs="Courier New"/>
          <w:sz w:val="24"/>
          <w:szCs w:val="24"/>
        </w:rPr>
      </w:pPr>
      <w:r>
        <w:rPr>
          <w:rFonts w:ascii="Courier New" w:hAnsi="Courier New" w:cs="Courier New"/>
          <w:sz w:val="24"/>
          <w:szCs w:val="24"/>
          <w:lang w:val="en-US"/>
        </w:rPr>
        <w:t>void</w:t>
      </w:r>
      <w:r w:rsidRPr="00687201">
        <w:rPr>
          <w:rFonts w:ascii="Courier New" w:hAnsi="Courier New" w:cs="Courier New"/>
          <w:sz w:val="24"/>
          <w:szCs w:val="24"/>
        </w:rPr>
        <w:t xml:space="preserve"> *</w:t>
      </w:r>
      <w:proofErr w:type="spellStart"/>
      <w:r>
        <w:rPr>
          <w:rFonts w:ascii="Courier New" w:hAnsi="Courier New" w:cs="Courier New"/>
          <w:sz w:val="24"/>
          <w:szCs w:val="24"/>
          <w:lang w:val="en-US"/>
        </w:rPr>
        <w:t>buf</w:t>
      </w:r>
      <w:proofErr w:type="spellEnd"/>
      <w:r>
        <w:rPr>
          <w:rFonts w:ascii="Courier New" w:hAnsi="Courier New" w:cs="Courier New"/>
          <w:sz w:val="24"/>
          <w:szCs w:val="24"/>
        </w:rPr>
        <w:t xml:space="preserve"> </w:t>
      </w:r>
      <w:r w:rsidRPr="00596AFE">
        <w:t xml:space="preserve">– </w:t>
      </w:r>
      <w:r>
        <w:t>указатель на буфер для хранения данных</w:t>
      </w:r>
      <w:r w:rsidR="00596AFE" w:rsidRPr="00687201">
        <w:rPr>
          <w:rFonts w:ascii="Courier New" w:hAnsi="Courier New" w:cs="Courier New"/>
          <w:sz w:val="24"/>
          <w:szCs w:val="24"/>
        </w:rPr>
        <w:t xml:space="preserve"> </w:t>
      </w:r>
    </w:p>
    <w:p w14:paraId="1F87C3F8" w14:textId="77777777" w:rsidR="00687201" w:rsidRPr="00E4385C" w:rsidRDefault="00687201" w:rsidP="00423067">
      <w:pPr>
        <w:pStyle w:val="aff2"/>
        <w:ind w:firstLine="708"/>
        <w:rPr>
          <w:rFonts w:ascii="Courier New" w:hAnsi="Courier New" w:cs="Courier New"/>
          <w:sz w:val="24"/>
          <w:szCs w:val="24"/>
        </w:rPr>
      </w:pPr>
      <w:r>
        <w:rPr>
          <w:rFonts w:ascii="Courier New" w:hAnsi="Courier New" w:cs="Courier New"/>
          <w:sz w:val="24"/>
          <w:szCs w:val="24"/>
          <w:lang w:val="en-US"/>
        </w:rPr>
        <w:t>int</w:t>
      </w:r>
      <w:r w:rsidRPr="00E4385C">
        <w:rPr>
          <w:rFonts w:ascii="Courier New" w:hAnsi="Courier New" w:cs="Courier New"/>
          <w:sz w:val="24"/>
          <w:szCs w:val="24"/>
        </w:rPr>
        <w:t xml:space="preserve"> </w:t>
      </w:r>
      <w:proofErr w:type="spellStart"/>
      <w:r>
        <w:rPr>
          <w:rFonts w:ascii="Courier New" w:hAnsi="Courier New" w:cs="Courier New"/>
          <w:sz w:val="24"/>
          <w:szCs w:val="24"/>
          <w:lang w:val="en-US"/>
        </w:rPr>
        <w:t>len</w:t>
      </w:r>
      <w:proofErr w:type="spellEnd"/>
      <w:r w:rsidRPr="00E4385C">
        <w:rPr>
          <w:rFonts w:ascii="Courier New" w:hAnsi="Courier New" w:cs="Courier New"/>
          <w:sz w:val="24"/>
          <w:szCs w:val="24"/>
        </w:rPr>
        <w:t xml:space="preserve"> </w:t>
      </w:r>
      <w:r w:rsidRPr="00E4385C">
        <w:t xml:space="preserve">– </w:t>
      </w:r>
      <w:r w:rsidRPr="00687201">
        <w:t>длина</w:t>
      </w:r>
      <w:r w:rsidRPr="00E4385C">
        <w:t xml:space="preserve"> </w:t>
      </w:r>
      <w:r w:rsidRPr="00687201">
        <w:t>буфера</w:t>
      </w:r>
      <w:r w:rsidR="00596AFE" w:rsidRPr="00E4385C">
        <w:rPr>
          <w:rFonts w:ascii="Courier New" w:hAnsi="Courier New" w:cs="Courier New"/>
          <w:sz w:val="24"/>
          <w:szCs w:val="24"/>
        </w:rPr>
        <w:t xml:space="preserve"> </w:t>
      </w:r>
    </w:p>
    <w:p w14:paraId="3675CD4C" w14:textId="77777777" w:rsidR="00687201" w:rsidRPr="00E4385C" w:rsidRDefault="00596AFE" w:rsidP="00423067">
      <w:pPr>
        <w:pStyle w:val="aff2"/>
        <w:ind w:firstLine="708"/>
        <w:rPr>
          <w:rFonts w:ascii="Courier New" w:hAnsi="Courier New" w:cs="Courier New"/>
          <w:sz w:val="24"/>
          <w:szCs w:val="24"/>
        </w:rPr>
      </w:pPr>
      <w:r w:rsidRPr="00804325">
        <w:rPr>
          <w:rFonts w:ascii="Courier New" w:hAnsi="Courier New" w:cs="Courier New"/>
          <w:sz w:val="24"/>
          <w:szCs w:val="24"/>
          <w:lang w:val="en-US"/>
        </w:rPr>
        <w:t>un</w:t>
      </w:r>
      <w:r>
        <w:rPr>
          <w:rFonts w:ascii="Courier New" w:hAnsi="Courier New" w:cs="Courier New"/>
          <w:sz w:val="24"/>
          <w:szCs w:val="24"/>
          <w:lang w:val="en-US"/>
        </w:rPr>
        <w:t>signed</w:t>
      </w:r>
      <w:r w:rsidRPr="00E4385C">
        <w:rPr>
          <w:rFonts w:ascii="Courier New" w:hAnsi="Courier New" w:cs="Courier New"/>
          <w:sz w:val="24"/>
          <w:szCs w:val="24"/>
        </w:rPr>
        <w:t xml:space="preserve"> </w:t>
      </w:r>
      <w:r>
        <w:rPr>
          <w:rFonts w:ascii="Courier New" w:hAnsi="Courier New" w:cs="Courier New"/>
          <w:sz w:val="24"/>
          <w:szCs w:val="24"/>
          <w:lang w:val="en-US"/>
        </w:rPr>
        <w:t>int</w:t>
      </w:r>
      <w:r w:rsidRPr="00E4385C">
        <w:rPr>
          <w:rFonts w:ascii="Courier New" w:hAnsi="Courier New" w:cs="Courier New"/>
          <w:sz w:val="24"/>
          <w:szCs w:val="24"/>
        </w:rPr>
        <w:t xml:space="preserve"> </w:t>
      </w:r>
      <w:r>
        <w:rPr>
          <w:rFonts w:ascii="Courier New" w:hAnsi="Courier New" w:cs="Courier New"/>
          <w:sz w:val="24"/>
          <w:szCs w:val="24"/>
          <w:lang w:val="en-US"/>
        </w:rPr>
        <w:t>flags</w:t>
      </w:r>
      <w:r w:rsidR="00687201" w:rsidRPr="00E4385C">
        <w:rPr>
          <w:rFonts w:ascii="Courier New" w:hAnsi="Courier New" w:cs="Courier New"/>
          <w:sz w:val="24"/>
          <w:szCs w:val="24"/>
        </w:rPr>
        <w:t xml:space="preserve"> </w:t>
      </w:r>
      <w:r w:rsidR="00687201" w:rsidRPr="00E4385C">
        <w:t xml:space="preserve">– </w:t>
      </w:r>
      <w:r w:rsidR="00687201">
        <w:t>параметры</w:t>
      </w:r>
      <w:r w:rsidR="00687201" w:rsidRPr="00E4385C">
        <w:t xml:space="preserve"> </w:t>
      </w:r>
      <w:r w:rsidR="00687201">
        <w:t>получения</w:t>
      </w:r>
      <w:r w:rsidRPr="00E4385C">
        <w:rPr>
          <w:rFonts w:ascii="Courier New" w:hAnsi="Courier New" w:cs="Courier New"/>
          <w:sz w:val="24"/>
          <w:szCs w:val="24"/>
        </w:rPr>
        <w:t xml:space="preserve"> </w:t>
      </w:r>
    </w:p>
    <w:p w14:paraId="6051AC08" w14:textId="77777777" w:rsidR="00687201" w:rsidRPr="00687201" w:rsidRDefault="00687201" w:rsidP="00423067">
      <w:pPr>
        <w:pStyle w:val="aff2"/>
        <w:ind w:firstLine="708"/>
        <w:rPr>
          <w:rFonts w:ascii="Courier New" w:hAnsi="Courier New" w:cs="Courier New"/>
          <w:sz w:val="24"/>
          <w:szCs w:val="24"/>
        </w:rPr>
      </w:pPr>
      <w:r>
        <w:rPr>
          <w:rFonts w:ascii="Courier New" w:hAnsi="Courier New" w:cs="Courier New"/>
          <w:sz w:val="24"/>
          <w:szCs w:val="24"/>
          <w:lang w:val="en-US"/>
        </w:rPr>
        <w:t>struct</w:t>
      </w:r>
      <w:r w:rsidRPr="00687201">
        <w:rPr>
          <w:rFonts w:ascii="Courier New" w:hAnsi="Courier New" w:cs="Courier New"/>
          <w:sz w:val="24"/>
          <w:szCs w:val="24"/>
        </w:rPr>
        <w:t xml:space="preserve"> </w:t>
      </w:r>
      <w:proofErr w:type="spellStart"/>
      <w:r>
        <w:rPr>
          <w:rFonts w:ascii="Courier New" w:hAnsi="Courier New" w:cs="Courier New"/>
          <w:sz w:val="24"/>
          <w:szCs w:val="24"/>
          <w:lang w:val="en-US"/>
        </w:rPr>
        <w:t>sockaddr</w:t>
      </w:r>
      <w:proofErr w:type="spellEnd"/>
      <w:r w:rsidRPr="00687201">
        <w:rPr>
          <w:rFonts w:ascii="Courier New" w:hAnsi="Courier New" w:cs="Courier New"/>
          <w:sz w:val="24"/>
          <w:szCs w:val="24"/>
        </w:rPr>
        <w:t xml:space="preserve"> *</w:t>
      </w:r>
      <w:r>
        <w:rPr>
          <w:rFonts w:ascii="Courier New" w:hAnsi="Courier New" w:cs="Courier New"/>
          <w:sz w:val="24"/>
          <w:szCs w:val="24"/>
          <w:lang w:val="en-US"/>
        </w:rPr>
        <w:t>from</w:t>
      </w:r>
      <w:r>
        <w:rPr>
          <w:rFonts w:ascii="Courier New" w:hAnsi="Courier New" w:cs="Courier New"/>
          <w:sz w:val="24"/>
          <w:szCs w:val="24"/>
        </w:rPr>
        <w:t xml:space="preserve"> </w:t>
      </w:r>
      <w:r w:rsidRPr="00596AFE">
        <w:t xml:space="preserve">– </w:t>
      </w:r>
      <w:r>
        <w:t>адрес для структуры отправителя</w:t>
      </w:r>
    </w:p>
    <w:p w14:paraId="38419D6D" w14:textId="77777777" w:rsidR="00687201" w:rsidRDefault="00596AFE" w:rsidP="00423067">
      <w:pPr>
        <w:pStyle w:val="aff2"/>
        <w:ind w:firstLine="708"/>
      </w:pPr>
      <w:r w:rsidRPr="00804325">
        <w:rPr>
          <w:rFonts w:ascii="Courier New" w:hAnsi="Courier New" w:cs="Courier New"/>
          <w:sz w:val="24"/>
          <w:szCs w:val="24"/>
          <w:lang w:val="en-US"/>
        </w:rPr>
        <w:t>int</w:t>
      </w:r>
      <w:r w:rsidRPr="00687201">
        <w:rPr>
          <w:rFonts w:ascii="Courier New" w:hAnsi="Courier New" w:cs="Courier New"/>
          <w:sz w:val="24"/>
          <w:szCs w:val="24"/>
        </w:rPr>
        <w:t xml:space="preserve"> *</w:t>
      </w:r>
      <w:proofErr w:type="spellStart"/>
      <w:r w:rsidRPr="00804325">
        <w:rPr>
          <w:rFonts w:ascii="Courier New" w:hAnsi="Courier New" w:cs="Courier New"/>
          <w:sz w:val="24"/>
          <w:szCs w:val="24"/>
          <w:lang w:val="en-US"/>
        </w:rPr>
        <w:t>fromlen</w:t>
      </w:r>
      <w:proofErr w:type="spellEnd"/>
      <w:r w:rsidR="00687201">
        <w:rPr>
          <w:rFonts w:ascii="Courier New" w:hAnsi="Courier New" w:cs="Courier New"/>
          <w:sz w:val="24"/>
          <w:szCs w:val="24"/>
        </w:rPr>
        <w:t xml:space="preserve"> </w:t>
      </w:r>
      <w:r w:rsidR="00687201" w:rsidRPr="00596AFE">
        <w:t xml:space="preserve">– </w:t>
      </w:r>
      <w:r w:rsidR="00687201">
        <w:t>длина структуры отправителя</w:t>
      </w:r>
    </w:p>
    <w:p w14:paraId="4841355D" w14:textId="77777777" w:rsidR="00687201" w:rsidRDefault="00687201" w:rsidP="00687201">
      <w:pPr>
        <w:pStyle w:val="aff2"/>
        <w:ind w:firstLine="708"/>
      </w:pPr>
      <w:r>
        <w:t>После завершения работы необходимо закрыть сокет.</w:t>
      </w:r>
    </w:p>
    <w:p w14:paraId="08A917AA" w14:textId="77777777" w:rsidR="00687201" w:rsidRDefault="00687201" w:rsidP="00687201">
      <w:pPr>
        <w:pStyle w:val="aff2"/>
        <w:spacing w:after="240"/>
        <w:ind w:firstLine="708"/>
        <w:rPr>
          <w:rFonts w:ascii="Courier New" w:hAnsi="Courier New" w:cs="Courier New"/>
          <w:sz w:val="24"/>
          <w:szCs w:val="24"/>
        </w:rPr>
      </w:pPr>
      <w:r w:rsidRPr="00804325">
        <w:rPr>
          <w:rFonts w:ascii="Courier New" w:hAnsi="Courier New" w:cs="Courier New"/>
          <w:sz w:val="24"/>
          <w:szCs w:val="24"/>
          <w:lang w:val="en-US"/>
        </w:rPr>
        <w:t>close</w:t>
      </w:r>
      <w:r w:rsidRPr="003F5E09">
        <w:rPr>
          <w:rFonts w:ascii="Courier New" w:hAnsi="Courier New" w:cs="Courier New"/>
          <w:sz w:val="24"/>
          <w:szCs w:val="24"/>
        </w:rPr>
        <w:t>(</w:t>
      </w:r>
      <w:r>
        <w:rPr>
          <w:rFonts w:ascii="Courier New" w:hAnsi="Courier New" w:cs="Courier New"/>
          <w:sz w:val="24"/>
          <w:szCs w:val="24"/>
          <w:lang w:val="en-US"/>
        </w:rPr>
        <w:t>socket</w:t>
      </w:r>
      <w:r w:rsidRPr="003F5E09">
        <w:rPr>
          <w:rFonts w:ascii="Courier New" w:hAnsi="Courier New" w:cs="Courier New"/>
          <w:sz w:val="24"/>
          <w:szCs w:val="24"/>
        </w:rPr>
        <w:t>);</w:t>
      </w:r>
    </w:p>
    <w:p w14:paraId="59FD974B" w14:textId="77777777" w:rsidR="00687201" w:rsidRPr="008D79BF" w:rsidRDefault="00687201" w:rsidP="008D79BF">
      <w:pPr>
        <w:pStyle w:val="228"/>
      </w:pPr>
      <w:r>
        <w:t xml:space="preserve">Схема работы клиента и сервера </w:t>
      </w:r>
      <w:r w:rsidRPr="00687201">
        <w:rPr>
          <w:i/>
          <w:lang w:val="en-US"/>
        </w:rPr>
        <w:t>UDP</w:t>
      </w:r>
      <w:r w:rsidRPr="00687201">
        <w:t xml:space="preserve"> </w:t>
      </w:r>
      <w:r>
        <w:t>изображена на рисунке У</w:t>
      </w:r>
      <w:r w:rsidR="008D79BF">
        <w:t>.</w:t>
      </w:r>
    </w:p>
    <w:p w14:paraId="70A1FD79" w14:textId="77777777" w:rsidR="00687201" w:rsidRDefault="00687201" w:rsidP="00687201">
      <w:pPr>
        <w:pStyle w:val="228"/>
        <w:ind w:firstLine="0"/>
        <w:jc w:val="center"/>
        <w:rPr>
          <w:lang w:val="en-US"/>
        </w:rPr>
      </w:pPr>
      <w:r>
        <w:rPr>
          <w:noProof/>
        </w:rPr>
        <w:drawing>
          <wp:inline distT="0" distB="0" distL="0" distR="0" wp14:anchorId="6D769284" wp14:editId="78DFC15E">
            <wp:extent cx="4579951" cy="4432678"/>
            <wp:effectExtent l="0" t="0" r="0" b="6350"/>
            <wp:docPr id="25" name="Рисунок 25" descr="C:\Users\F.bocharov\Desktop\Старая папка\НИР\Шедевры\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bocharov\Desktop\Старая папка\НИР\Шедевры\UD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023" cy="4432748"/>
                    </a:xfrm>
                    <a:prstGeom prst="rect">
                      <a:avLst/>
                    </a:prstGeom>
                    <a:noFill/>
                    <a:ln>
                      <a:noFill/>
                    </a:ln>
                  </pic:spPr>
                </pic:pic>
              </a:graphicData>
            </a:graphic>
          </wp:inline>
        </w:drawing>
      </w:r>
    </w:p>
    <w:p w14:paraId="1185F402" w14:textId="77777777" w:rsidR="00687201" w:rsidRDefault="00106B43" w:rsidP="008D79BF">
      <w:pPr>
        <w:pStyle w:val="aff2"/>
        <w:ind w:firstLine="708"/>
        <w:jc w:val="center"/>
      </w:pPr>
      <w:r>
        <w:t xml:space="preserve">Рисунок У – </w:t>
      </w:r>
      <w:r w:rsidR="008D79BF">
        <w:t xml:space="preserve">Схема </w:t>
      </w:r>
      <w:r>
        <w:t xml:space="preserve">сценария </w:t>
      </w:r>
      <w:r w:rsidR="008D79BF">
        <w:t xml:space="preserve">взаимодействия клиент-сервера </w:t>
      </w:r>
      <w:r w:rsidR="008D79BF" w:rsidRPr="00687201">
        <w:rPr>
          <w:i/>
          <w:lang w:val="en-US"/>
        </w:rPr>
        <w:t>UDP</w:t>
      </w:r>
    </w:p>
    <w:p w14:paraId="5AEEBDAD" w14:textId="77777777" w:rsidR="0030084B" w:rsidRDefault="00945B62" w:rsidP="00106B43">
      <w:pPr>
        <w:pStyle w:val="228"/>
      </w:pPr>
      <w:r w:rsidRPr="00945B62">
        <w:rPr>
          <w:i/>
        </w:rPr>
        <w:lastRenderedPageBreak/>
        <w:t>Программа Х</w:t>
      </w:r>
      <w:r w:rsidR="00106B43">
        <w:rPr>
          <w:i/>
        </w:rPr>
        <w:t>3</w:t>
      </w:r>
      <w:r>
        <w:t xml:space="preserve"> будет </w:t>
      </w:r>
      <w:r w:rsidR="0030084B">
        <w:t>передавать</w:t>
      </w:r>
      <w:r w:rsidR="00921288">
        <w:t xml:space="preserve"> </w:t>
      </w:r>
      <w:r w:rsidR="00106B43">
        <w:t xml:space="preserve">и принимать </w:t>
      </w:r>
      <w:r w:rsidR="0030084B">
        <w:t>данные</w:t>
      </w:r>
      <w:r w:rsidR="00106B43">
        <w:t xml:space="preserve"> от</w:t>
      </w:r>
      <w:r w:rsidR="0030084B">
        <w:t xml:space="preserve"> </w:t>
      </w:r>
      <w:r w:rsidR="00106B43">
        <w:rPr>
          <w:i/>
        </w:rPr>
        <w:t>программы</w:t>
      </w:r>
      <w:r w:rsidR="0030084B">
        <w:rPr>
          <w:i/>
        </w:rPr>
        <w:t xml:space="preserve"> Х</w:t>
      </w:r>
      <w:r w:rsidR="00106B43">
        <w:rPr>
          <w:i/>
        </w:rPr>
        <w:t xml:space="preserve">4. </w:t>
      </w:r>
      <w:r w:rsidR="00106B43">
        <w:t xml:space="preserve">Программы реализованы с использование протокола связи </w:t>
      </w:r>
      <w:r w:rsidR="00106B43">
        <w:rPr>
          <w:i/>
          <w:lang w:val="en-US"/>
        </w:rPr>
        <w:t>TCP</w:t>
      </w:r>
      <w:r w:rsidR="0030084B">
        <w:rPr>
          <w:i/>
        </w:rPr>
        <w:t>.</w:t>
      </w:r>
      <w:r w:rsidR="00106B43">
        <w:rPr>
          <w:i/>
        </w:rPr>
        <w:t xml:space="preserve"> </w:t>
      </w:r>
      <w:r w:rsidR="00106B43">
        <w:t>Схема вз</w:t>
      </w:r>
      <w:r w:rsidR="000D54DE">
        <w:t>аимодействия программ отображена на рисунке Е.</w:t>
      </w:r>
    </w:p>
    <w:p w14:paraId="13EF8498" w14:textId="77777777" w:rsidR="000D54DE" w:rsidRDefault="000D54DE" w:rsidP="000D54DE">
      <w:pPr>
        <w:pStyle w:val="228"/>
        <w:ind w:firstLine="0"/>
        <w:jc w:val="center"/>
      </w:pPr>
      <w:r>
        <w:rPr>
          <w:noProof/>
        </w:rPr>
        <w:drawing>
          <wp:inline distT="0" distB="0" distL="0" distR="0" wp14:anchorId="3B0A373F" wp14:editId="11F64EB8">
            <wp:extent cx="3737080" cy="1653872"/>
            <wp:effectExtent l="0" t="0" r="0" b="0"/>
            <wp:docPr id="26" name="Рисунок 26" descr="C:\Users\F.bocharov\Desktop\Старая папка\НИР\Шедевры\TCP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bocharov\Desktop\Старая папка\НИР\Шедевры\TCP схем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7483" cy="1654050"/>
                    </a:xfrm>
                    <a:prstGeom prst="rect">
                      <a:avLst/>
                    </a:prstGeom>
                    <a:noFill/>
                    <a:ln>
                      <a:noFill/>
                    </a:ln>
                  </pic:spPr>
                </pic:pic>
              </a:graphicData>
            </a:graphic>
          </wp:inline>
        </w:drawing>
      </w:r>
    </w:p>
    <w:p w14:paraId="66BE8086" w14:textId="77777777" w:rsidR="000D54DE" w:rsidRPr="00106B43" w:rsidRDefault="000D54DE" w:rsidP="000D54DE">
      <w:pPr>
        <w:pStyle w:val="228"/>
        <w:ind w:firstLine="0"/>
        <w:jc w:val="center"/>
      </w:pPr>
      <w:r>
        <w:t xml:space="preserve">Рисунок Е – Взаимодействие ПО на основе Клиент-Серверной на основе протокола </w:t>
      </w:r>
      <w:r>
        <w:rPr>
          <w:i/>
          <w:lang w:val="en-US"/>
        </w:rPr>
        <w:t>UDP</w:t>
      </w:r>
    </w:p>
    <w:p w14:paraId="3555958F" w14:textId="77777777" w:rsidR="0030084B" w:rsidRDefault="0030084B" w:rsidP="0030084B">
      <w:pPr>
        <w:pStyle w:val="228"/>
      </w:pPr>
      <w:r w:rsidRPr="009824C7">
        <w:rPr>
          <w:i/>
        </w:rPr>
        <w:t>TCP</w:t>
      </w:r>
      <w:r w:rsidRPr="006D4FB8">
        <w:t xml:space="preserve"> – </w:t>
      </w:r>
      <w:r>
        <w:t>этот протокол устанавливает соединение перед передачей и обеспечивает надежную доставку данных с контролем целостности и контролем передаваемых данных. Гарантирует порядок доставки пакетов и автоматически повторно передает их до тех пор, пока они не будут доставлены. Протокол гарантирует доставку данных в том же порядке, в котором были отправлены. Использует трехэтапный процесс установления соединения между клиентом и сервером, что обеспечивает безопасность передачи данных.</w:t>
      </w:r>
    </w:p>
    <w:p w14:paraId="2F57529C" w14:textId="77777777" w:rsidR="000D54DE" w:rsidRDefault="000D54DE" w:rsidP="000D54DE">
      <w:pPr>
        <w:pStyle w:val="aff2"/>
        <w:ind w:firstLine="708"/>
        <w:rPr>
          <w:rFonts w:ascii="Courier New" w:hAnsi="Courier New" w:cs="Courier New"/>
          <w:sz w:val="24"/>
          <w:szCs w:val="24"/>
          <w:lang w:val="en-US"/>
        </w:rPr>
      </w:pPr>
      <w:r w:rsidRPr="00DC5755">
        <w:rPr>
          <w:rFonts w:ascii="Courier New" w:hAnsi="Courier New" w:cs="Courier New"/>
          <w:sz w:val="24"/>
          <w:szCs w:val="24"/>
          <w:lang w:val="en-US"/>
        </w:rPr>
        <w:t xml:space="preserve">int </w:t>
      </w:r>
      <w:r>
        <w:rPr>
          <w:rFonts w:ascii="Courier New" w:hAnsi="Courier New" w:cs="Courier New"/>
          <w:sz w:val="24"/>
          <w:szCs w:val="24"/>
          <w:lang w:val="en-US"/>
        </w:rPr>
        <w:t>socket;</w:t>
      </w:r>
    </w:p>
    <w:p w14:paraId="44090556" w14:textId="77777777" w:rsidR="000D54DE" w:rsidRPr="00F947CF" w:rsidRDefault="000D54DE" w:rsidP="000D54DE">
      <w:pPr>
        <w:pStyle w:val="aff2"/>
        <w:ind w:firstLine="708"/>
        <w:rPr>
          <w:rFonts w:ascii="Courier New" w:hAnsi="Courier New" w:cs="Courier New"/>
          <w:sz w:val="24"/>
          <w:szCs w:val="24"/>
          <w:lang w:val="en-US"/>
        </w:rPr>
      </w:pPr>
      <w:r>
        <w:rPr>
          <w:rFonts w:ascii="Courier New" w:hAnsi="Courier New" w:cs="Courier New"/>
          <w:sz w:val="24"/>
          <w:szCs w:val="24"/>
          <w:lang w:val="en-US"/>
        </w:rPr>
        <w:t>socket</w:t>
      </w:r>
      <w:r w:rsidRPr="00DC5755">
        <w:rPr>
          <w:rFonts w:ascii="Courier New" w:hAnsi="Courier New" w:cs="Courier New"/>
          <w:sz w:val="24"/>
          <w:szCs w:val="24"/>
          <w:lang w:val="en-US"/>
        </w:rPr>
        <w:t xml:space="preserve"> = </w:t>
      </w:r>
      <w:proofErr w:type="gramStart"/>
      <w:r w:rsidRPr="00DC5755">
        <w:rPr>
          <w:rFonts w:ascii="Courier New" w:hAnsi="Courier New" w:cs="Courier New"/>
          <w:sz w:val="24"/>
          <w:szCs w:val="24"/>
          <w:lang w:val="en-US"/>
        </w:rPr>
        <w:t>socket(</w:t>
      </w:r>
      <w:proofErr w:type="gramEnd"/>
      <w:r w:rsidRPr="00DC5755">
        <w:rPr>
          <w:rFonts w:ascii="Courier New" w:hAnsi="Courier New" w:cs="Courier New"/>
          <w:sz w:val="24"/>
          <w:szCs w:val="24"/>
          <w:lang w:val="en-US"/>
        </w:rPr>
        <w:t>AF_INET, SOCK_DGRAM, 0);</w:t>
      </w:r>
    </w:p>
    <w:p w14:paraId="291E85D7" w14:textId="77777777" w:rsidR="000D54DE" w:rsidRDefault="000D54DE" w:rsidP="00423067">
      <w:pPr>
        <w:pStyle w:val="aff2"/>
        <w:ind w:firstLine="708"/>
      </w:pPr>
      <w:r w:rsidRPr="00DC5755">
        <w:t>Для связыв</w:t>
      </w:r>
      <w:r>
        <w:t xml:space="preserve">ания сокета с </w:t>
      </w:r>
      <w:r w:rsidR="003A5945">
        <w:t xml:space="preserve">локальным адресом протокола </w:t>
      </w:r>
      <w:r>
        <w:t>необходимо также использовать</w:t>
      </w:r>
      <w:r w:rsidRPr="00DC5755">
        <w:t xml:space="preserve"> функци</w:t>
      </w:r>
      <w:r>
        <w:t>ю</w:t>
      </w:r>
      <w:r w:rsidRPr="00DC5755">
        <w:t> </w:t>
      </w:r>
      <w:proofErr w:type="spellStart"/>
      <w:r w:rsidRPr="00DC5755">
        <w:rPr>
          <w:i/>
        </w:rPr>
        <w:t>bind</w:t>
      </w:r>
      <w:proofErr w:type="spellEnd"/>
      <w:r>
        <w:rPr>
          <w:i/>
        </w:rPr>
        <w:t>().</w:t>
      </w:r>
    </w:p>
    <w:p w14:paraId="13015B88" w14:textId="77777777" w:rsidR="00423067" w:rsidRDefault="00423067" w:rsidP="00423067">
      <w:pPr>
        <w:pStyle w:val="aff2"/>
        <w:ind w:firstLine="708"/>
      </w:pPr>
      <w:r>
        <w:t xml:space="preserve">Для передачи данных по протоколу </w:t>
      </w:r>
      <w:r>
        <w:rPr>
          <w:lang w:val="en-US"/>
        </w:rPr>
        <w:t>TCP</w:t>
      </w:r>
      <w:r w:rsidRPr="00732441">
        <w:t xml:space="preserve"> </w:t>
      </w:r>
      <w:r>
        <w:t>необходимо установить соединение с сервером:</w:t>
      </w:r>
    </w:p>
    <w:p w14:paraId="36211C64" w14:textId="77777777" w:rsidR="00423067" w:rsidRPr="00E4385C" w:rsidRDefault="00423067" w:rsidP="00423067">
      <w:pPr>
        <w:pStyle w:val="aff2"/>
        <w:ind w:firstLine="708"/>
        <w:rPr>
          <w:rFonts w:ascii="Courier New" w:hAnsi="Courier New" w:cs="Courier New"/>
          <w:sz w:val="24"/>
          <w:szCs w:val="24"/>
          <w:lang w:val="en-US"/>
        </w:rPr>
      </w:pPr>
      <w:r w:rsidRPr="00732441">
        <w:rPr>
          <w:rFonts w:ascii="Courier New" w:hAnsi="Courier New" w:cs="Courier New"/>
          <w:sz w:val="24"/>
          <w:szCs w:val="24"/>
          <w:lang w:val="en-US"/>
        </w:rPr>
        <w:t xml:space="preserve">int </w:t>
      </w:r>
      <w:proofErr w:type="gramStart"/>
      <w:r w:rsidRPr="00732441">
        <w:rPr>
          <w:rFonts w:ascii="Courier New" w:hAnsi="Courier New" w:cs="Courier New"/>
          <w:sz w:val="24"/>
          <w:szCs w:val="24"/>
          <w:lang w:val="en-US"/>
        </w:rPr>
        <w:t>connect(</w:t>
      </w:r>
      <w:proofErr w:type="gramEnd"/>
      <w:r w:rsidRPr="00732441">
        <w:rPr>
          <w:rFonts w:ascii="Courier New" w:hAnsi="Courier New" w:cs="Courier New"/>
          <w:sz w:val="24"/>
          <w:szCs w:val="24"/>
          <w:lang w:val="en-US"/>
        </w:rPr>
        <w:t xml:space="preserve">int </w:t>
      </w:r>
      <w:proofErr w:type="spellStart"/>
      <w:r w:rsidRPr="00732441">
        <w:rPr>
          <w:rFonts w:ascii="Courier New" w:hAnsi="Courier New" w:cs="Courier New"/>
          <w:sz w:val="24"/>
          <w:szCs w:val="24"/>
          <w:lang w:val="en-US"/>
        </w:rPr>
        <w:t>sockfd</w:t>
      </w:r>
      <w:proofErr w:type="spellEnd"/>
      <w:r w:rsidRPr="00732441">
        <w:rPr>
          <w:rFonts w:ascii="Courier New" w:hAnsi="Courier New" w:cs="Courier New"/>
          <w:sz w:val="24"/>
          <w:szCs w:val="24"/>
          <w:lang w:val="en-US"/>
        </w:rPr>
        <w:t xml:space="preserve">, struct </w:t>
      </w:r>
      <w:proofErr w:type="spellStart"/>
      <w:r w:rsidRPr="00732441">
        <w:rPr>
          <w:rFonts w:ascii="Courier New" w:hAnsi="Courier New" w:cs="Courier New"/>
          <w:sz w:val="24"/>
          <w:szCs w:val="24"/>
          <w:lang w:val="en-US"/>
        </w:rPr>
        <w:t>sockaddr</w:t>
      </w:r>
      <w:proofErr w:type="spellEnd"/>
      <w:r w:rsidRPr="00732441">
        <w:rPr>
          <w:rFonts w:ascii="Courier New" w:hAnsi="Courier New" w:cs="Courier New"/>
          <w:sz w:val="24"/>
          <w:szCs w:val="24"/>
          <w:lang w:val="en-US"/>
        </w:rPr>
        <w:t xml:space="preserve"> *</w:t>
      </w:r>
      <w:proofErr w:type="spellStart"/>
      <w:r w:rsidRPr="00732441">
        <w:rPr>
          <w:rFonts w:ascii="Courier New" w:hAnsi="Courier New" w:cs="Courier New"/>
          <w:sz w:val="24"/>
          <w:szCs w:val="24"/>
          <w:lang w:val="en-US"/>
        </w:rPr>
        <w:t>serv_addr</w:t>
      </w:r>
      <w:proofErr w:type="spellEnd"/>
      <w:r w:rsidRPr="00732441">
        <w:rPr>
          <w:rFonts w:ascii="Courier New" w:hAnsi="Courier New" w:cs="Courier New"/>
          <w:sz w:val="24"/>
          <w:szCs w:val="24"/>
          <w:lang w:val="en-US"/>
        </w:rPr>
        <w:t xml:space="preserve">, int </w:t>
      </w:r>
      <w:proofErr w:type="spellStart"/>
      <w:r w:rsidRPr="00732441">
        <w:rPr>
          <w:rFonts w:ascii="Courier New" w:hAnsi="Courier New" w:cs="Courier New"/>
          <w:sz w:val="24"/>
          <w:szCs w:val="24"/>
          <w:lang w:val="en-US"/>
        </w:rPr>
        <w:t>addrlen</w:t>
      </w:r>
      <w:proofErr w:type="spellEnd"/>
      <w:r w:rsidRPr="00732441">
        <w:rPr>
          <w:rFonts w:ascii="Courier New" w:hAnsi="Courier New" w:cs="Courier New"/>
          <w:sz w:val="24"/>
          <w:szCs w:val="24"/>
          <w:lang w:val="en-US"/>
        </w:rPr>
        <w:t>);</w:t>
      </w:r>
    </w:p>
    <w:p w14:paraId="2F4AF3B5" w14:textId="77777777" w:rsidR="0045383F" w:rsidRPr="00E4385C" w:rsidRDefault="0045383F" w:rsidP="00423067">
      <w:pPr>
        <w:pStyle w:val="aff2"/>
        <w:ind w:firstLine="708"/>
        <w:rPr>
          <w:rFonts w:ascii="Courier New" w:hAnsi="Courier New" w:cs="Courier New"/>
          <w:sz w:val="24"/>
          <w:szCs w:val="24"/>
          <w:lang w:val="en-US"/>
        </w:rPr>
      </w:pPr>
      <w:r w:rsidRPr="00732441">
        <w:rPr>
          <w:rFonts w:ascii="Courier New" w:hAnsi="Courier New" w:cs="Courier New"/>
          <w:sz w:val="24"/>
          <w:szCs w:val="24"/>
          <w:lang w:val="en-US"/>
        </w:rPr>
        <w:t xml:space="preserve">int </w:t>
      </w:r>
      <w:proofErr w:type="spellStart"/>
      <w:r w:rsidRPr="00732441">
        <w:rPr>
          <w:rFonts w:ascii="Courier New" w:hAnsi="Courier New" w:cs="Courier New"/>
          <w:sz w:val="24"/>
          <w:szCs w:val="24"/>
          <w:lang w:val="en-US"/>
        </w:rPr>
        <w:t>sockfd</w:t>
      </w:r>
      <w:proofErr w:type="spellEnd"/>
      <w:r w:rsidRPr="0045383F">
        <w:rPr>
          <w:rFonts w:ascii="Courier New" w:hAnsi="Courier New" w:cs="Courier New"/>
          <w:sz w:val="24"/>
          <w:szCs w:val="24"/>
          <w:lang w:val="en-US"/>
        </w:rPr>
        <w:t xml:space="preserve"> </w:t>
      </w:r>
      <w:r w:rsidRPr="0045383F">
        <w:rPr>
          <w:lang w:val="en-US"/>
        </w:rPr>
        <w:t xml:space="preserve">– </w:t>
      </w:r>
      <w:r>
        <w:t>дескриптор</w:t>
      </w:r>
      <w:r w:rsidRPr="0045383F">
        <w:rPr>
          <w:lang w:val="en-US"/>
        </w:rPr>
        <w:t xml:space="preserve"> </w:t>
      </w:r>
      <w:r>
        <w:rPr>
          <w:i/>
        </w:rPr>
        <w:t>сокета</w:t>
      </w:r>
      <w:r w:rsidRPr="00732441">
        <w:rPr>
          <w:rFonts w:ascii="Courier New" w:hAnsi="Courier New" w:cs="Courier New"/>
          <w:sz w:val="24"/>
          <w:szCs w:val="24"/>
          <w:lang w:val="en-US"/>
        </w:rPr>
        <w:t xml:space="preserve"> </w:t>
      </w:r>
    </w:p>
    <w:p w14:paraId="69743640" w14:textId="77777777" w:rsidR="0045383F" w:rsidRPr="0045383F" w:rsidRDefault="0045383F" w:rsidP="00423067">
      <w:pPr>
        <w:pStyle w:val="aff2"/>
        <w:ind w:firstLine="708"/>
        <w:rPr>
          <w:rFonts w:ascii="Courier New" w:hAnsi="Courier New" w:cs="Courier New"/>
          <w:sz w:val="24"/>
          <w:szCs w:val="24"/>
          <w:lang w:val="en-US"/>
        </w:rPr>
      </w:pPr>
      <w:r w:rsidRPr="00732441">
        <w:rPr>
          <w:rFonts w:ascii="Courier New" w:hAnsi="Courier New" w:cs="Courier New"/>
          <w:sz w:val="24"/>
          <w:szCs w:val="24"/>
          <w:lang w:val="en-US"/>
        </w:rPr>
        <w:t xml:space="preserve">struct </w:t>
      </w:r>
      <w:proofErr w:type="spellStart"/>
      <w:r w:rsidRPr="00732441">
        <w:rPr>
          <w:rFonts w:ascii="Courier New" w:hAnsi="Courier New" w:cs="Courier New"/>
          <w:sz w:val="24"/>
          <w:szCs w:val="24"/>
          <w:lang w:val="en-US"/>
        </w:rPr>
        <w:t>sockaddr</w:t>
      </w:r>
      <w:proofErr w:type="spellEnd"/>
      <w:r w:rsidRPr="00732441">
        <w:rPr>
          <w:rFonts w:ascii="Courier New" w:hAnsi="Courier New" w:cs="Courier New"/>
          <w:sz w:val="24"/>
          <w:szCs w:val="24"/>
          <w:lang w:val="en-US"/>
        </w:rPr>
        <w:t xml:space="preserve"> *</w:t>
      </w:r>
      <w:proofErr w:type="spellStart"/>
      <w:r w:rsidRPr="00732441">
        <w:rPr>
          <w:rFonts w:ascii="Courier New" w:hAnsi="Courier New" w:cs="Courier New"/>
          <w:sz w:val="24"/>
          <w:szCs w:val="24"/>
          <w:lang w:val="en-US"/>
        </w:rPr>
        <w:t>serv_addr</w:t>
      </w:r>
      <w:proofErr w:type="spellEnd"/>
      <w:r w:rsidRPr="0045383F">
        <w:rPr>
          <w:rFonts w:ascii="Courier New" w:hAnsi="Courier New" w:cs="Courier New"/>
          <w:sz w:val="24"/>
          <w:szCs w:val="24"/>
          <w:lang w:val="en-US"/>
        </w:rPr>
        <w:t xml:space="preserve"> </w:t>
      </w:r>
      <w:r w:rsidRPr="0045383F">
        <w:rPr>
          <w:lang w:val="en-US"/>
        </w:rPr>
        <w:t xml:space="preserve">– </w:t>
      </w:r>
      <w:r>
        <w:t>адрес</w:t>
      </w:r>
    </w:p>
    <w:p w14:paraId="2A522ABD" w14:textId="77777777" w:rsidR="0045383F" w:rsidRPr="0045383F" w:rsidRDefault="0045383F" w:rsidP="00423067">
      <w:pPr>
        <w:pStyle w:val="aff2"/>
        <w:ind w:firstLine="708"/>
        <w:rPr>
          <w:rFonts w:ascii="Courier New" w:hAnsi="Courier New" w:cs="Courier New"/>
          <w:sz w:val="24"/>
          <w:szCs w:val="24"/>
        </w:rPr>
      </w:pPr>
      <w:r w:rsidRPr="00732441">
        <w:rPr>
          <w:rFonts w:ascii="Courier New" w:hAnsi="Courier New" w:cs="Courier New"/>
          <w:sz w:val="24"/>
          <w:szCs w:val="24"/>
          <w:lang w:val="en-US"/>
        </w:rPr>
        <w:lastRenderedPageBreak/>
        <w:t>int</w:t>
      </w:r>
      <w:r w:rsidRPr="0045383F">
        <w:rPr>
          <w:rFonts w:ascii="Courier New" w:hAnsi="Courier New" w:cs="Courier New"/>
          <w:sz w:val="24"/>
          <w:szCs w:val="24"/>
        </w:rPr>
        <w:t xml:space="preserve"> </w:t>
      </w:r>
      <w:proofErr w:type="spellStart"/>
      <w:r w:rsidRPr="00732441">
        <w:rPr>
          <w:rFonts w:ascii="Courier New" w:hAnsi="Courier New" w:cs="Courier New"/>
          <w:sz w:val="24"/>
          <w:szCs w:val="24"/>
          <w:lang w:val="en-US"/>
        </w:rPr>
        <w:t>addrlen</w:t>
      </w:r>
      <w:proofErr w:type="spellEnd"/>
      <w:r w:rsidRPr="0045383F">
        <w:rPr>
          <w:rFonts w:ascii="Courier New" w:hAnsi="Courier New" w:cs="Courier New"/>
          <w:sz w:val="24"/>
          <w:szCs w:val="24"/>
        </w:rPr>
        <w:t xml:space="preserve"> </w:t>
      </w:r>
      <w:r w:rsidRPr="00596AFE">
        <w:t>–</w:t>
      </w:r>
      <w:r>
        <w:t xml:space="preserve"> длина</w:t>
      </w:r>
    </w:p>
    <w:p w14:paraId="2D3E674F" w14:textId="77777777" w:rsidR="00423067" w:rsidRDefault="0045383F" w:rsidP="00423067">
      <w:pPr>
        <w:pStyle w:val="aff2"/>
        <w:ind w:firstLine="708"/>
      </w:pPr>
      <w:r>
        <w:t>С</w:t>
      </w:r>
      <w:r w:rsidR="00423067">
        <w:t>ервер должен ожидать сообщение от клиента</w:t>
      </w:r>
      <w:r>
        <w:t>:</w:t>
      </w:r>
    </w:p>
    <w:p w14:paraId="4E0E0296" w14:textId="77777777" w:rsidR="00423067" w:rsidRPr="00E4385C" w:rsidRDefault="00423067" w:rsidP="00423067">
      <w:pPr>
        <w:pStyle w:val="aff2"/>
        <w:ind w:firstLine="708"/>
        <w:rPr>
          <w:rFonts w:ascii="Courier New" w:hAnsi="Courier New" w:cs="Courier New"/>
          <w:sz w:val="24"/>
          <w:szCs w:val="24"/>
          <w:lang w:val="en-US"/>
        </w:rPr>
      </w:pPr>
      <w:r w:rsidRPr="00732441">
        <w:rPr>
          <w:rFonts w:ascii="Courier New" w:hAnsi="Courier New" w:cs="Courier New"/>
          <w:sz w:val="24"/>
          <w:szCs w:val="24"/>
          <w:lang w:val="en-US"/>
        </w:rPr>
        <w:t xml:space="preserve">int </w:t>
      </w:r>
      <w:proofErr w:type="gramStart"/>
      <w:r w:rsidRPr="00732441">
        <w:rPr>
          <w:rFonts w:ascii="Courier New" w:hAnsi="Courier New" w:cs="Courier New"/>
          <w:sz w:val="24"/>
          <w:szCs w:val="24"/>
          <w:lang w:val="en-US"/>
        </w:rPr>
        <w:t>listen(</w:t>
      </w:r>
      <w:proofErr w:type="gramEnd"/>
      <w:r w:rsidRPr="00732441">
        <w:rPr>
          <w:rFonts w:ascii="Courier New" w:hAnsi="Courier New" w:cs="Courier New"/>
          <w:sz w:val="24"/>
          <w:szCs w:val="24"/>
          <w:lang w:val="en-US"/>
        </w:rPr>
        <w:t xml:space="preserve">int </w:t>
      </w:r>
      <w:proofErr w:type="spellStart"/>
      <w:r w:rsidRPr="00732441">
        <w:rPr>
          <w:rFonts w:ascii="Courier New" w:hAnsi="Courier New" w:cs="Courier New"/>
          <w:sz w:val="24"/>
          <w:szCs w:val="24"/>
          <w:lang w:val="en-US"/>
        </w:rPr>
        <w:t>sockfd</w:t>
      </w:r>
      <w:proofErr w:type="spellEnd"/>
      <w:r w:rsidRPr="00732441">
        <w:rPr>
          <w:rFonts w:ascii="Courier New" w:hAnsi="Courier New" w:cs="Courier New"/>
          <w:sz w:val="24"/>
          <w:szCs w:val="24"/>
          <w:lang w:val="en-US"/>
        </w:rPr>
        <w:t>, int backlog);</w:t>
      </w:r>
    </w:p>
    <w:p w14:paraId="0A8619E0" w14:textId="77777777" w:rsidR="0045383F" w:rsidRPr="0045383F" w:rsidRDefault="0045383F" w:rsidP="00423067">
      <w:pPr>
        <w:pStyle w:val="aff2"/>
        <w:ind w:firstLine="708"/>
        <w:rPr>
          <w:rFonts w:ascii="Courier New" w:hAnsi="Courier New" w:cs="Courier New"/>
          <w:sz w:val="24"/>
          <w:szCs w:val="24"/>
          <w:lang w:val="en-US"/>
        </w:rPr>
      </w:pPr>
      <w:r>
        <w:t>Далее</w:t>
      </w:r>
      <w:r w:rsidRPr="00766DE7">
        <w:rPr>
          <w:lang w:val="en-US"/>
        </w:rPr>
        <w:t xml:space="preserve"> </w:t>
      </w:r>
      <w:r>
        <w:t>подтверждать</w:t>
      </w:r>
      <w:r w:rsidRPr="0045383F">
        <w:rPr>
          <w:lang w:val="en-US"/>
        </w:rPr>
        <w:t xml:space="preserve"> </w:t>
      </w:r>
      <w:r>
        <w:t>получение</w:t>
      </w:r>
      <w:r w:rsidRPr="0045383F">
        <w:rPr>
          <w:lang w:val="en-US"/>
        </w:rPr>
        <w:t>:</w:t>
      </w:r>
    </w:p>
    <w:p w14:paraId="559B50A2" w14:textId="77777777" w:rsidR="00423067" w:rsidRPr="00732441" w:rsidRDefault="00423067" w:rsidP="00423067">
      <w:pPr>
        <w:pStyle w:val="aff2"/>
        <w:ind w:firstLine="708"/>
        <w:rPr>
          <w:rFonts w:ascii="Courier New" w:hAnsi="Courier New" w:cs="Courier New"/>
          <w:sz w:val="24"/>
          <w:szCs w:val="24"/>
          <w:lang w:val="en-US"/>
        </w:rPr>
      </w:pPr>
      <w:r w:rsidRPr="00732441">
        <w:rPr>
          <w:rFonts w:ascii="Courier New" w:hAnsi="Courier New" w:cs="Courier New"/>
          <w:sz w:val="24"/>
          <w:szCs w:val="24"/>
          <w:lang w:val="en-US"/>
        </w:rPr>
        <w:t xml:space="preserve">int </w:t>
      </w:r>
      <w:proofErr w:type="gramStart"/>
      <w:r w:rsidRPr="00732441">
        <w:rPr>
          <w:rFonts w:ascii="Courier New" w:hAnsi="Courier New" w:cs="Courier New"/>
          <w:sz w:val="24"/>
          <w:szCs w:val="24"/>
          <w:lang w:val="en-US"/>
        </w:rPr>
        <w:t>accept(</w:t>
      </w:r>
      <w:proofErr w:type="gramEnd"/>
      <w:r w:rsidRPr="00732441">
        <w:rPr>
          <w:rFonts w:ascii="Courier New" w:hAnsi="Courier New" w:cs="Courier New"/>
          <w:sz w:val="24"/>
          <w:szCs w:val="24"/>
          <w:lang w:val="en-US"/>
        </w:rPr>
        <w:t xml:space="preserve">int </w:t>
      </w:r>
      <w:proofErr w:type="spellStart"/>
      <w:r w:rsidRPr="00732441">
        <w:rPr>
          <w:rFonts w:ascii="Courier New" w:hAnsi="Courier New" w:cs="Courier New"/>
          <w:sz w:val="24"/>
          <w:szCs w:val="24"/>
          <w:lang w:val="en-US"/>
        </w:rPr>
        <w:t>sockfd</w:t>
      </w:r>
      <w:proofErr w:type="spellEnd"/>
      <w:r w:rsidRPr="00732441">
        <w:rPr>
          <w:rFonts w:ascii="Courier New" w:hAnsi="Courier New" w:cs="Courier New"/>
          <w:sz w:val="24"/>
          <w:szCs w:val="24"/>
          <w:lang w:val="en-US"/>
        </w:rPr>
        <w:t>, void *</w:t>
      </w:r>
      <w:proofErr w:type="spellStart"/>
      <w:r w:rsidRPr="00732441">
        <w:rPr>
          <w:rFonts w:ascii="Courier New" w:hAnsi="Courier New" w:cs="Courier New"/>
          <w:sz w:val="24"/>
          <w:szCs w:val="24"/>
          <w:lang w:val="en-US"/>
        </w:rPr>
        <w:t>addr</w:t>
      </w:r>
      <w:proofErr w:type="spellEnd"/>
      <w:r w:rsidRPr="00732441">
        <w:rPr>
          <w:rFonts w:ascii="Courier New" w:hAnsi="Courier New" w:cs="Courier New"/>
          <w:sz w:val="24"/>
          <w:szCs w:val="24"/>
          <w:lang w:val="en-US"/>
        </w:rPr>
        <w:t>, int *</w:t>
      </w:r>
      <w:proofErr w:type="spellStart"/>
      <w:r w:rsidRPr="00732441">
        <w:rPr>
          <w:rFonts w:ascii="Courier New" w:hAnsi="Courier New" w:cs="Courier New"/>
          <w:sz w:val="24"/>
          <w:szCs w:val="24"/>
          <w:lang w:val="en-US"/>
        </w:rPr>
        <w:t>addrlen</w:t>
      </w:r>
      <w:proofErr w:type="spellEnd"/>
      <w:r w:rsidRPr="00732441">
        <w:rPr>
          <w:rFonts w:ascii="Courier New" w:hAnsi="Courier New" w:cs="Courier New"/>
          <w:sz w:val="24"/>
          <w:szCs w:val="24"/>
          <w:lang w:val="en-US"/>
        </w:rPr>
        <w:t>);</w:t>
      </w:r>
    </w:p>
    <w:p w14:paraId="427141C6" w14:textId="77777777" w:rsidR="009B26DA" w:rsidRDefault="00423067" w:rsidP="00423067">
      <w:pPr>
        <w:pStyle w:val="aff2"/>
        <w:ind w:firstLine="708"/>
        <w:rPr>
          <w:i/>
        </w:rPr>
      </w:pPr>
      <w:r>
        <w:t>Для</w:t>
      </w:r>
      <w:r w:rsidRPr="00E4385C">
        <w:t xml:space="preserve"> </w:t>
      </w:r>
      <w:r>
        <w:t>отправки</w:t>
      </w:r>
      <w:r w:rsidRPr="00E4385C">
        <w:t xml:space="preserve"> </w:t>
      </w:r>
      <w:r>
        <w:t>сообщения</w:t>
      </w:r>
      <w:r w:rsidRPr="00E4385C">
        <w:t xml:space="preserve"> </w:t>
      </w:r>
      <w:r>
        <w:t>используется</w:t>
      </w:r>
      <w:r w:rsidRPr="00E4385C">
        <w:t xml:space="preserve"> </w:t>
      </w:r>
      <w:r>
        <w:t>функция</w:t>
      </w:r>
      <w:r w:rsidRPr="00E4385C">
        <w:t xml:space="preserve"> </w:t>
      </w:r>
      <w:proofErr w:type="spellStart"/>
      <w:r w:rsidRPr="00D762BD">
        <w:rPr>
          <w:i/>
          <w:lang w:val="en-US"/>
        </w:rPr>
        <w:t>sendto</w:t>
      </w:r>
      <w:proofErr w:type="spellEnd"/>
      <w:r w:rsidR="009B26DA" w:rsidRPr="00E4385C">
        <w:rPr>
          <w:i/>
        </w:rPr>
        <w:t>:</w:t>
      </w:r>
    </w:p>
    <w:p w14:paraId="0DF52A7D" w14:textId="77777777" w:rsidR="00423067" w:rsidRDefault="00423067" w:rsidP="00423067">
      <w:pPr>
        <w:pStyle w:val="aff2"/>
        <w:ind w:firstLine="708"/>
        <w:rPr>
          <w:rFonts w:ascii="Courier New" w:hAnsi="Courier New" w:cs="Courier New"/>
          <w:sz w:val="24"/>
          <w:szCs w:val="24"/>
          <w:lang w:val="en-US"/>
        </w:rPr>
      </w:pPr>
      <w:r w:rsidRPr="00804325">
        <w:rPr>
          <w:rFonts w:ascii="Courier New" w:hAnsi="Courier New" w:cs="Courier New"/>
          <w:sz w:val="24"/>
          <w:szCs w:val="24"/>
          <w:lang w:val="en-US"/>
        </w:rPr>
        <w:t xml:space="preserve">int </w:t>
      </w:r>
      <w:proofErr w:type="gramStart"/>
      <w:r w:rsidRPr="00804325">
        <w:rPr>
          <w:rFonts w:ascii="Courier New" w:hAnsi="Courier New" w:cs="Courier New"/>
          <w:sz w:val="24"/>
          <w:szCs w:val="24"/>
          <w:lang w:val="en-US"/>
        </w:rPr>
        <w:t>send(</w:t>
      </w:r>
      <w:proofErr w:type="gramEnd"/>
      <w:r w:rsidRPr="00804325">
        <w:rPr>
          <w:rFonts w:ascii="Courier New" w:hAnsi="Courier New" w:cs="Courier New"/>
          <w:sz w:val="24"/>
          <w:szCs w:val="24"/>
          <w:lang w:val="en-US"/>
        </w:rPr>
        <w:t xml:space="preserve">int </w:t>
      </w:r>
      <w:proofErr w:type="spellStart"/>
      <w:r w:rsidRPr="00804325">
        <w:rPr>
          <w:rFonts w:ascii="Courier New" w:hAnsi="Courier New" w:cs="Courier New"/>
          <w:sz w:val="24"/>
          <w:szCs w:val="24"/>
          <w:lang w:val="en-US"/>
        </w:rPr>
        <w:t>sockfd</w:t>
      </w:r>
      <w:proofErr w:type="spellEnd"/>
      <w:r w:rsidRPr="00804325">
        <w:rPr>
          <w:rFonts w:ascii="Courier New" w:hAnsi="Courier New" w:cs="Courier New"/>
          <w:sz w:val="24"/>
          <w:szCs w:val="24"/>
          <w:lang w:val="en-US"/>
        </w:rPr>
        <w:t xml:space="preserve">, const void *msg, int </w:t>
      </w:r>
      <w:proofErr w:type="spellStart"/>
      <w:r w:rsidRPr="00804325">
        <w:rPr>
          <w:rFonts w:ascii="Courier New" w:hAnsi="Courier New" w:cs="Courier New"/>
          <w:sz w:val="24"/>
          <w:szCs w:val="24"/>
          <w:lang w:val="en-US"/>
        </w:rPr>
        <w:t>len</w:t>
      </w:r>
      <w:proofErr w:type="spellEnd"/>
      <w:r w:rsidRPr="00804325">
        <w:rPr>
          <w:rFonts w:ascii="Courier New" w:hAnsi="Courier New" w:cs="Courier New"/>
          <w:sz w:val="24"/>
          <w:szCs w:val="24"/>
          <w:lang w:val="en-US"/>
        </w:rPr>
        <w:t>, int flags);</w:t>
      </w:r>
    </w:p>
    <w:p w14:paraId="116BC3EC" w14:textId="77777777" w:rsidR="00423067" w:rsidRPr="009B26DA" w:rsidRDefault="00423067" w:rsidP="00423067">
      <w:pPr>
        <w:pStyle w:val="aff2"/>
        <w:ind w:firstLine="708"/>
      </w:pPr>
      <w:r>
        <w:t xml:space="preserve">Для получения данных служат функция </w:t>
      </w:r>
      <w:proofErr w:type="spellStart"/>
      <w:r w:rsidRPr="00D762BD">
        <w:rPr>
          <w:i/>
          <w:lang w:val="en-US"/>
        </w:rPr>
        <w:t>recv</w:t>
      </w:r>
      <w:proofErr w:type="spellEnd"/>
      <w:r w:rsidR="009B26DA">
        <w:rPr>
          <w:i/>
        </w:rPr>
        <w:t>:</w:t>
      </w:r>
    </w:p>
    <w:p w14:paraId="6E47E549" w14:textId="77777777" w:rsidR="00423067" w:rsidRPr="00596AFE" w:rsidRDefault="00423067" w:rsidP="00423067">
      <w:pPr>
        <w:pStyle w:val="aff2"/>
        <w:ind w:firstLine="708"/>
        <w:rPr>
          <w:rFonts w:ascii="Courier New" w:hAnsi="Courier New" w:cs="Courier New"/>
          <w:sz w:val="24"/>
          <w:szCs w:val="24"/>
          <w:lang w:val="en-US"/>
        </w:rPr>
      </w:pPr>
      <w:r w:rsidRPr="00804325">
        <w:rPr>
          <w:rFonts w:ascii="Courier New" w:hAnsi="Courier New" w:cs="Courier New"/>
          <w:sz w:val="24"/>
          <w:szCs w:val="24"/>
          <w:lang w:val="en-US"/>
        </w:rPr>
        <w:t xml:space="preserve">int </w:t>
      </w:r>
      <w:proofErr w:type="spellStart"/>
      <w:proofErr w:type="gramStart"/>
      <w:r w:rsidRPr="00804325">
        <w:rPr>
          <w:rFonts w:ascii="Courier New" w:hAnsi="Courier New" w:cs="Courier New"/>
          <w:sz w:val="24"/>
          <w:szCs w:val="24"/>
          <w:lang w:val="en-US"/>
        </w:rPr>
        <w:t>recv</w:t>
      </w:r>
      <w:proofErr w:type="spellEnd"/>
      <w:r w:rsidRPr="00804325">
        <w:rPr>
          <w:rFonts w:ascii="Courier New" w:hAnsi="Courier New" w:cs="Courier New"/>
          <w:sz w:val="24"/>
          <w:szCs w:val="24"/>
          <w:lang w:val="en-US"/>
        </w:rPr>
        <w:t>(</w:t>
      </w:r>
      <w:proofErr w:type="gramEnd"/>
      <w:r w:rsidRPr="00804325">
        <w:rPr>
          <w:rFonts w:ascii="Courier New" w:hAnsi="Courier New" w:cs="Courier New"/>
          <w:sz w:val="24"/>
          <w:szCs w:val="24"/>
          <w:lang w:val="en-US"/>
        </w:rPr>
        <w:t xml:space="preserve">int </w:t>
      </w:r>
      <w:proofErr w:type="spellStart"/>
      <w:r w:rsidRPr="00804325">
        <w:rPr>
          <w:rFonts w:ascii="Courier New" w:hAnsi="Courier New" w:cs="Courier New"/>
          <w:sz w:val="24"/>
          <w:szCs w:val="24"/>
          <w:lang w:val="en-US"/>
        </w:rPr>
        <w:t>sockfd</w:t>
      </w:r>
      <w:proofErr w:type="spellEnd"/>
      <w:r w:rsidRPr="00804325">
        <w:rPr>
          <w:rFonts w:ascii="Courier New" w:hAnsi="Courier New" w:cs="Courier New"/>
          <w:sz w:val="24"/>
          <w:szCs w:val="24"/>
          <w:lang w:val="en-US"/>
        </w:rPr>
        <w:t xml:space="preserve">, </w:t>
      </w:r>
      <w:r w:rsidR="00596AFE">
        <w:rPr>
          <w:rFonts w:ascii="Courier New" w:hAnsi="Courier New" w:cs="Courier New"/>
          <w:sz w:val="24"/>
          <w:szCs w:val="24"/>
          <w:lang w:val="en-US"/>
        </w:rPr>
        <w:t>void *</w:t>
      </w:r>
      <w:proofErr w:type="spellStart"/>
      <w:r w:rsidR="00596AFE">
        <w:rPr>
          <w:rFonts w:ascii="Courier New" w:hAnsi="Courier New" w:cs="Courier New"/>
          <w:sz w:val="24"/>
          <w:szCs w:val="24"/>
          <w:lang w:val="en-US"/>
        </w:rPr>
        <w:t>buf</w:t>
      </w:r>
      <w:proofErr w:type="spellEnd"/>
      <w:r w:rsidR="00596AFE">
        <w:rPr>
          <w:rFonts w:ascii="Courier New" w:hAnsi="Courier New" w:cs="Courier New"/>
          <w:sz w:val="24"/>
          <w:szCs w:val="24"/>
          <w:lang w:val="en-US"/>
        </w:rPr>
        <w:t xml:space="preserve">, int </w:t>
      </w:r>
      <w:proofErr w:type="spellStart"/>
      <w:r w:rsidR="00596AFE">
        <w:rPr>
          <w:rFonts w:ascii="Courier New" w:hAnsi="Courier New" w:cs="Courier New"/>
          <w:sz w:val="24"/>
          <w:szCs w:val="24"/>
          <w:lang w:val="en-US"/>
        </w:rPr>
        <w:t>len</w:t>
      </w:r>
      <w:proofErr w:type="spellEnd"/>
      <w:r w:rsidR="00596AFE">
        <w:rPr>
          <w:rFonts w:ascii="Courier New" w:hAnsi="Courier New" w:cs="Courier New"/>
          <w:sz w:val="24"/>
          <w:szCs w:val="24"/>
          <w:lang w:val="en-US"/>
        </w:rPr>
        <w:t>, int flags);</w:t>
      </w:r>
    </w:p>
    <w:p w14:paraId="57341655" w14:textId="77777777" w:rsidR="009B26DA" w:rsidRPr="009B26DA" w:rsidRDefault="009B26DA" w:rsidP="00423067">
      <w:pPr>
        <w:pStyle w:val="aff2"/>
        <w:ind w:firstLine="708"/>
      </w:pPr>
      <w:r>
        <w:t xml:space="preserve">В отличие от функции </w:t>
      </w:r>
      <w:proofErr w:type="spellStart"/>
      <w:r>
        <w:rPr>
          <w:i/>
          <w:lang w:val="en-US"/>
        </w:rPr>
        <w:t>sendto</w:t>
      </w:r>
      <w:proofErr w:type="spellEnd"/>
      <w:r w:rsidRPr="009B26DA">
        <w:rPr>
          <w:i/>
        </w:rPr>
        <w:t xml:space="preserve">() </w:t>
      </w:r>
      <w:r>
        <w:t xml:space="preserve">и </w:t>
      </w:r>
      <w:proofErr w:type="spellStart"/>
      <w:r>
        <w:rPr>
          <w:i/>
          <w:lang w:val="en-US"/>
        </w:rPr>
        <w:t>recvto</w:t>
      </w:r>
      <w:proofErr w:type="spellEnd"/>
      <w:r w:rsidRPr="009B26DA">
        <w:rPr>
          <w:i/>
        </w:rPr>
        <w:t>()</w:t>
      </w:r>
      <w:r>
        <w:rPr>
          <w:i/>
        </w:rPr>
        <w:t xml:space="preserve">, </w:t>
      </w:r>
      <w:r>
        <w:t xml:space="preserve">функции передачи и приема в протоколе </w:t>
      </w:r>
      <w:r>
        <w:rPr>
          <w:i/>
          <w:lang w:val="en-US"/>
        </w:rPr>
        <w:t>TCP</w:t>
      </w:r>
      <w:r w:rsidRPr="009B26DA">
        <w:rPr>
          <w:i/>
        </w:rPr>
        <w:t xml:space="preserve"> </w:t>
      </w:r>
      <w:r>
        <w:t xml:space="preserve">не </w:t>
      </w:r>
      <w:proofErr w:type="spellStart"/>
      <w:r>
        <w:t>имее</w:t>
      </w:r>
      <w:r w:rsidR="00457BC0">
        <w:t>ю</w:t>
      </w:r>
      <w:r>
        <w:t>т</w:t>
      </w:r>
      <w:proofErr w:type="spellEnd"/>
      <w:r>
        <w:t xml:space="preserve"> 5 и 6 аргумент функции, так как было установлено соединение.</w:t>
      </w:r>
    </w:p>
    <w:p w14:paraId="04499B9E" w14:textId="77777777" w:rsidR="00423067" w:rsidRDefault="00423067" w:rsidP="00423067">
      <w:pPr>
        <w:pStyle w:val="aff2"/>
        <w:ind w:firstLine="708"/>
      </w:pPr>
      <w:r>
        <w:t xml:space="preserve">После завершения работы необходимо </w:t>
      </w:r>
      <w:r w:rsidR="009B26DA">
        <w:t xml:space="preserve">также необходимо </w:t>
      </w:r>
      <w:r>
        <w:t>закрыть сокет.</w:t>
      </w:r>
    </w:p>
    <w:p w14:paraId="16E39C9F" w14:textId="77777777" w:rsidR="00423067" w:rsidRDefault="00423067" w:rsidP="00423067">
      <w:pPr>
        <w:pStyle w:val="aff2"/>
        <w:spacing w:after="240"/>
        <w:ind w:firstLine="708"/>
        <w:rPr>
          <w:rFonts w:ascii="Courier New" w:hAnsi="Courier New" w:cs="Courier New"/>
          <w:sz w:val="24"/>
          <w:szCs w:val="24"/>
        </w:rPr>
      </w:pPr>
      <w:r w:rsidRPr="00804325">
        <w:rPr>
          <w:rFonts w:ascii="Courier New" w:hAnsi="Courier New" w:cs="Courier New"/>
          <w:sz w:val="24"/>
          <w:szCs w:val="24"/>
          <w:lang w:val="en-US"/>
        </w:rPr>
        <w:t>close</w:t>
      </w:r>
      <w:r w:rsidRPr="003F5E09">
        <w:rPr>
          <w:rFonts w:ascii="Courier New" w:hAnsi="Courier New" w:cs="Courier New"/>
          <w:sz w:val="24"/>
          <w:szCs w:val="24"/>
        </w:rPr>
        <w:t>(</w:t>
      </w:r>
      <w:r>
        <w:rPr>
          <w:rFonts w:ascii="Courier New" w:hAnsi="Courier New" w:cs="Courier New"/>
          <w:sz w:val="24"/>
          <w:szCs w:val="24"/>
          <w:lang w:val="en-US"/>
        </w:rPr>
        <w:t>socket</w:t>
      </w:r>
      <w:r w:rsidRPr="003F5E09">
        <w:rPr>
          <w:rFonts w:ascii="Courier New" w:hAnsi="Courier New" w:cs="Courier New"/>
          <w:sz w:val="24"/>
          <w:szCs w:val="24"/>
        </w:rPr>
        <w:t>);</w:t>
      </w:r>
    </w:p>
    <w:p w14:paraId="34FC3749" w14:textId="77777777" w:rsidR="009B26DA" w:rsidRDefault="009B26DA" w:rsidP="009B26DA">
      <w:pPr>
        <w:pStyle w:val="228"/>
      </w:pPr>
      <w:r>
        <w:t xml:space="preserve">Схема сценария взаимодействия клиент-сервера </w:t>
      </w:r>
      <w:r w:rsidRPr="00213D57">
        <w:rPr>
          <w:i/>
          <w:lang w:val="en-US"/>
        </w:rPr>
        <w:t>TCP</w:t>
      </w:r>
      <w:r w:rsidR="00213D57">
        <w:rPr>
          <w:i/>
        </w:rPr>
        <w:t xml:space="preserve"> </w:t>
      </w:r>
      <w:r w:rsidR="00457BC0">
        <w:t>показа на рисунке О.</w:t>
      </w:r>
    </w:p>
    <w:p w14:paraId="4AE1B5D9" w14:textId="77777777" w:rsidR="00457BC0" w:rsidRDefault="00C10220" w:rsidP="00457BC0">
      <w:pPr>
        <w:pStyle w:val="228"/>
        <w:ind w:firstLine="0"/>
        <w:jc w:val="center"/>
      </w:pPr>
      <w:r>
        <w:rPr>
          <w:noProof/>
        </w:rPr>
        <w:lastRenderedPageBreak/>
        <w:drawing>
          <wp:inline distT="0" distB="0" distL="0" distR="0" wp14:anchorId="3136B2B9" wp14:editId="1A7340CC">
            <wp:extent cx="4969565" cy="6054777"/>
            <wp:effectExtent l="0" t="0" r="0" b="3175"/>
            <wp:docPr id="29" name="Рисунок 29" descr="C:\Users\F.bocharov\Desktop\Старая папка\НИР\Шедевры\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bocharov\Desktop\Старая папка\НИР\Шедевры\TC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546" cy="6054754"/>
                    </a:xfrm>
                    <a:prstGeom prst="rect">
                      <a:avLst/>
                    </a:prstGeom>
                    <a:noFill/>
                    <a:ln>
                      <a:noFill/>
                    </a:ln>
                  </pic:spPr>
                </pic:pic>
              </a:graphicData>
            </a:graphic>
          </wp:inline>
        </w:drawing>
      </w:r>
    </w:p>
    <w:p w14:paraId="500A26DD" w14:textId="77777777" w:rsidR="00C10220" w:rsidRPr="00C10220" w:rsidRDefault="00457BC0" w:rsidP="00457BC0">
      <w:pPr>
        <w:pStyle w:val="228"/>
        <w:ind w:firstLine="0"/>
        <w:jc w:val="center"/>
      </w:pPr>
      <w:r>
        <w:t>Рисунок</w:t>
      </w:r>
      <w:r w:rsidR="00C10220">
        <w:t xml:space="preserve"> О – Сценарий взаимодействия клиент-сервера </w:t>
      </w:r>
      <w:r w:rsidR="00C10220">
        <w:rPr>
          <w:i/>
          <w:lang w:val="en-US"/>
        </w:rPr>
        <w:t>TCP</w:t>
      </w:r>
    </w:p>
    <w:p w14:paraId="3081CEBE" w14:textId="77777777" w:rsidR="006D4FB8" w:rsidRPr="00A16F9B" w:rsidRDefault="00E60B11" w:rsidP="001A3C80">
      <w:pPr>
        <w:pStyle w:val="20"/>
      </w:pPr>
      <w:bookmarkStart w:id="15" w:name="_Toc166017156"/>
      <w:r>
        <w:t>2</w:t>
      </w:r>
      <w:r w:rsidR="006D4FB8" w:rsidRPr="00BC397A">
        <w:t>.</w:t>
      </w:r>
      <w:r w:rsidR="00423067">
        <w:t>3.</w:t>
      </w:r>
      <w:r w:rsidR="006D4FB8" w:rsidRPr="00BC397A">
        <w:t xml:space="preserve"> </w:t>
      </w:r>
      <w:r w:rsidR="006D4FB8">
        <w:t xml:space="preserve">Интерфейс </w:t>
      </w:r>
      <w:r w:rsidR="006D4FB8">
        <w:rPr>
          <w:lang w:val="en-US"/>
        </w:rPr>
        <w:t>RS</w:t>
      </w:r>
      <w:r w:rsidR="006D4FB8" w:rsidRPr="00A16F9B">
        <w:t>-232</w:t>
      </w:r>
      <w:bookmarkEnd w:id="15"/>
    </w:p>
    <w:p w14:paraId="7EE51C6C" w14:textId="77777777" w:rsidR="00A16F9B" w:rsidRDefault="00A16F9B" w:rsidP="002A6EFB">
      <w:pPr>
        <w:pStyle w:val="aff2"/>
        <w:spacing w:after="240"/>
        <w:ind w:firstLine="708"/>
      </w:pPr>
      <w:r w:rsidRPr="00454AEF">
        <w:rPr>
          <w:i/>
        </w:rPr>
        <w:t>RS-232</w:t>
      </w:r>
      <w:r w:rsidR="000B7C65" w:rsidRPr="00454AEF">
        <w:rPr>
          <w:i/>
        </w:rPr>
        <w:t>(</w:t>
      </w:r>
      <w:proofErr w:type="spellStart"/>
      <w:r w:rsidR="000B7C65" w:rsidRPr="00454AEF">
        <w:rPr>
          <w:i/>
        </w:rPr>
        <w:t>Recommended</w:t>
      </w:r>
      <w:proofErr w:type="spellEnd"/>
      <w:r w:rsidR="000B7C65" w:rsidRPr="00454AEF">
        <w:rPr>
          <w:i/>
        </w:rPr>
        <w:t xml:space="preserve"> </w:t>
      </w:r>
      <w:proofErr w:type="spellStart"/>
      <w:r w:rsidR="00DA211E" w:rsidRPr="00454AEF">
        <w:rPr>
          <w:i/>
        </w:rPr>
        <w:t>Standard</w:t>
      </w:r>
      <w:proofErr w:type="spellEnd"/>
      <w:r w:rsidR="000B7C65" w:rsidRPr="00454AEF">
        <w:rPr>
          <w:i/>
        </w:rPr>
        <w:t xml:space="preserve"> 232)</w:t>
      </w:r>
      <w:r w:rsidRPr="00454AEF">
        <w:t xml:space="preserve"> </w:t>
      </w:r>
      <w:r w:rsidRPr="00A16F9B">
        <w:t xml:space="preserve">– </w:t>
      </w:r>
      <w:r>
        <w:t xml:space="preserve">это стандарт </w:t>
      </w:r>
      <w:r w:rsidR="0039692F">
        <w:t>передачи данных</w:t>
      </w:r>
      <w:r>
        <w:t xml:space="preserve">, </w:t>
      </w:r>
      <w:r w:rsidR="000B7C65">
        <w:t xml:space="preserve">разработанный в 1960-х годах, </w:t>
      </w:r>
      <w:r>
        <w:t>используем</w:t>
      </w:r>
      <w:r w:rsidR="000B7C65">
        <w:t>ый</w:t>
      </w:r>
      <w:r>
        <w:t xml:space="preserve"> для связи между устройствами.</w:t>
      </w:r>
      <w:r w:rsidR="000B7C65">
        <w:t xml:space="preserve"> Стандарт </w:t>
      </w:r>
      <w:r w:rsidR="00DA211E">
        <w:t>и</w:t>
      </w:r>
      <w:r w:rsidR="009824C7">
        <w:t>спользует два провода для передачи данных</w:t>
      </w:r>
      <w:r w:rsidR="009824C7" w:rsidRPr="009824C7">
        <w:t xml:space="preserve">: </w:t>
      </w:r>
      <w:r w:rsidR="009824C7" w:rsidRPr="00C10220">
        <w:rPr>
          <w:i/>
        </w:rPr>
        <w:t>TX</w:t>
      </w:r>
      <w:r w:rsidR="009824C7" w:rsidRPr="009824C7">
        <w:t xml:space="preserve"> – </w:t>
      </w:r>
      <w:r w:rsidR="009824C7">
        <w:t xml:space="preserve">для отправки данных, </w:t>
      </w:r>
      <w:r w:rsidR="009824C7" w:rsidRPr="00C10220">
        <w:rPr>
          <w:i/>
        </w:rPr>
        <w:t>RX</w:t>
      </w:r>
      <w:r w:rsidR="009824C7" w:rsidRPr="009824C7">
        <w:t xml:space="preserve"> </w:t>
      </w:r>
      <w:r w:rsidR="009824C7">
        <w:t>–</w:t>
      </w:r>
      <w:r w:rsidR="009824C7" w:rsidRPr="009824C7">
        <w:t xml:space="preserve"> </w:t>
      </w:r>
      <w:r w:rsidR="009824C7">
        <w:t>для приема данных</w:t>
      </w:r>
      <w:r w:rsidR="000B7C65">
        <w:t xml:space="preserve">. </w:t>
      </w:r>
      <w:r w:rsidR="000B7C65" w:rsidRPr="009B26DA">
        <w:rPr>
          <w:i/>
        </w:rPr>
        <w:t>RS-232</w:t>
      </w:r>
      <w:r w:rsidR="000B7C65" w:rsidRPr="000B7C65">
        <w:t xml:space="preserve"> </w:t>
      </w:r>
      <w:r w:rsidR="000B7C65">
        <w:t xml:space="preserve">также определяет </w:t>
      </w:r>
      <w:r w:rsidR="009824C7">
        <w:t>линии</w:t>
      </w:r>
      <w:r w:rsidR="000B7C65">
        <w:t xml:space="preserve"> управления передачей данных, такие как </w:t>
      </w:r>
      <w:r w:rsidR="000B7C65" w:rsidRPr="009B26DA">
        <w:rPr>
          <w:i/>
        </w:rPr>
        <w:t>RTS</w:t>
      </w:r>
      <w:r w:rsidR="009B26DA">
        <w:rPr>
          <w:i/>
        </w:rPr>
        <w:t xml:space="preserve"> </w:t>
      </w:r>
      <w:r w:rsidR="000B7C65" w:rsidRPr="009B26DA">
        <w:rPr>
          <w:i/>
        </w:rPr>
        <w:t>(</w:t>
      </w:r>
      <w:proofErr w:type="spellStart"/>
      <w:r w:rsidR="000B7C65" w:rsidRPr="009B26DA">
        <w:rPr>
          <w:i/>
        </w:rPr>
        <w:t>Ready</w:t>
      </w:r>
      <w:proofErr w:type="spellEnd"/>
      <w:r w:rsidR="000B7C65" w:rsidRPr="009B26DA">
        <w:rPr>
          <w:i/>
        </w:rPr>
        <w:t xml:space="preserve"> </w:t>
      </w:r>
      <w:proofErr w:type="spellStart"/>
      <w:r w:rsidR="000B7C65" w:rsidRPr="009B26DA">
        <w:rPr>
          <w:i/>
        </w:rPr>
        <w:t>to</w:t>
      </w:r>
      <w:proofErr w:type="spellEnd"/>
      <w:r w:rsidR="000B7C65" w:rsidRPr="009B26DA">
        <w:rPr>
          <w:i/>
        </w:rPr>
        <w:t xml:space="preserve"> </w:t>
      </w:r>
      <w:proofErr w:type="spellStart"/>
      <w:r w:rsidR="000B7C65" w:rsidRPr="009B26DA">
        <w:rPr>
          <w:i/>
        </w:rPr>
        <w:t>Send</w:t>
      </w:r>
      <w:proofErr w:type="spellEnd"/>
      <w:r w:rsidR="000B7C65" w:rsidRPr="000B7C65">
        <w:t xml:space="preserve">) </w:t>
      </w:r>
      <w:r w:rsidR="000B7C65">
        <w:t xml:space="preserve">и </w:t>
      </w:r>
      <w:r w:rsidR="000B7C65" w:rsidRPr="009B26DA">
        <w:rPr>
          <w:i/>
        </w:rPr>
        <w:t>CTS</w:t>
      </w:r>
      <w:r w:rsidR="009B26DA">
        <w:rPr>
          <w:i/>
        </w:rPr>
        <w:t xml:space="preserve"> </w:t>
      </w:r>
      <w:r w:rsidR="000B7C65" w:rsidRPr="009B26DA">
        <w:rPr>
          <w:i/>
        </w:rPr>
        <w:t>(</w:t>
      </w:r>
      <w:proofErr w:type="spellStart"/>
      <w:r w:rsidR="000B7C65" w:rsidRPr="009B26DA">
        <w:rPr>
          <w:i/>
        </w:rPr>
        <w:t>Clear</w:t>
      </w:r>
      <w:proofErr w:type="spellEnd"/>
      <w:r w:rsidR="000B7C65" w:rsidRPr="009B26DA">
        <w:rPr>
          <w:i/>
        </w:rPr>
        <w:t xml:space="preserve"> </w:t>
      </w:r>
      <w:proofErr w:type="spellStart"/>
      <w:r w:rsidR="000B7C65" w:rsidRPr="009B26DA">
        <w:rPr>
          <w:i/>
        </w:rPr>
        <w:t>to</w:t>
      </w:r>
      <w:proofErr w:type="spellEnd"/>
      <w:r w:rsidR="000B7C65" w:rsidRPr="009B26DA">
        <w:rPr>
          <w:i/>
        </w:rPr>
        <w:t xml:space="preserve"> </w:t>
      </w:r>
      <w:proofErr w:type="spellStart"/>
      <w:r w:rsidR="000B7C65" w:rsidRPr="009B26DA">
        <w:rPr>
          <w:i/>
        </w:rPr>
        <w:t>Send</w:t>
      </w:r>
      <w:proofErr w:type="spellEnd"/>
      <w:r w:rsidR="000B7C65" w:rsidRPr="009B26DA">
        <w:rPr>
          <w:i/>
        </w:rPr>
        <w:t>)</w:t>
      </w:r>
      <w:r w:rsidR="009824C7">
        <w:t xml:space="preserve">, </w:t>
      </w:r>
      <w:r w:rsidR="009824C7" w:rsidRPr="009B26DA">
        <w:rPr>
          <w:i/>
        </w:rPr>
        <w:t>DTR</w:t>
      </w:r>
      <w:r w:rsidR="009B26DA">
        <w:rPr>
          <w:i/>
        </w:rPr>
        <w:t xml:space="preserve"> </w:t>
      </w:r>
      <w:r w:rsidR="009824C7" w:rsidRPr="009B26DA">
        <w:rPr>
          <w:i/>
        </w:rPr>
        <w:t>(</w:t>
      </w:r>
      <w:proofErr w:type="spellStart"/>
      <w:r w:rsidR="009824C7" w:rsidRPr="009B26DA">
        <w:rPr>
          <w:i/>
        </w:rPr>
        <w:t>Data</w:t>
      </w:r>
      <w:proofErr w:type="spellEnd"/>
      <w:r w:rsidR="009824C7" w:rsidRPr="009B26DA">
        <w:rPr>
          <w:i/>
        </w:rPr>
        <w:t xml:space="preserve"> </w:t>
      </w:r>
      <w:proofErr w:type="spellStart"/>
      <w:r w:rsidR="009824C7" w:rsidRPr="009B26DA">
        <w:rPr>
          <w:i/>
        </w:rPr>
        <w:t>Terminal</w:t>
      </w:r>
      <w:proofErr w:type="spellEnd"/>
      <w:r w:rsidR="009824C7" w:rsidRPr="009B26DA">
        <w:rPr>
          <w:i/>
        </w:rPr>
        <w:t xml:space="preserve"> </w:t>
      </w:r>
      <w:proofErr w:type="spellStart"/>
      <w:r w:rsidR="009824C7" w:rsidRPr="009B26DA">
        <w:rPr>
          <w:i/>
        </w:rPr>
        <w:t>Ready</w:t>
      </w:r>
      <w:proofErr w:type="spellEnd"/>
      <w:r w:rsidR="009824C7" w:rsidRPr="009B26DA">
        <w:rPr>
          <w:i/>
        </w:rPr>
        <w:t>)</w:t>
      </w:r>
      <w:r w:rsidR="009824C7" w:rsidRPr="009824C7">
        <w:t xml:space="preserve"> </w:t>
      </w:r>
      <w:r w:rsidR="009824C7">
        <w:t xml:space="preserve">и </w:t>
      </w:r>
      <w:r w:rsidR="009824C7" w:rsidRPr="009B26DA">
        <w:rPr>
          <w:i/>
        </w:rPr>
        <w:t>DSR</w:t>
      </w:r>
      <w:r w:rsidR="009B26DA" w:rsidRPr="009B26DA">
        <w:rPr>
          <w:i/>
        </w:rPr>
        <w:t xml:space="preserve"> </w:t>
      </w:r>
      <w:r w:rsidR="009824C7" w:rsidRPr="009B26DA">
        <w:rPr>
          <w:i/>
        </w:rPr>
        <w:t>(</w:t>
      </w:r>
      <w:proofErr w:type="spellStart"/>
      <w:r w:rsidR="009824C7" w:rsidRPr="009B26DA">
        <w:rPr>
          <w:i/>
        </w:rPr>
        <w:t>Data</w:t>
      </w:r>
      <w:proofErr w:type="spellEnd"/>
      <w:r w:rsidR="009824C7" w:rsidRPr="009B26DA">
        <w:rPr>
          <w:i/>
        </w:rPr>
        <w:t xml:space="preserve"> </w:t>
      </w:r>
      <w:proofErr w:type="spellStart"/>
      <w:r w:rsidR="009824C7" w:rsidRPr="009B26DA">
        <w:rPr>
          <w:i/>
        </w:rPr>
        <w:t>Set</w:t>
      </w:r>
      <w:proofErr w:type="spellEnd"/>
      <w:r w:rsidR="009824C7" w:rsidRPr="009B26DA">
        <w:rPr>
          <w:i/>
        </w:rPr>
        <w:t xml:space="preserve"> </w:t>
      </w:r>
      <w:proofErr w:type="spellStart"/>
      <w:r w:rsidR="009824C7" w:rsidRPr="009B26DA">
        <w:rPr>
          <w:i/>
        </w:rPr>
        <w:t>Ready</w:t>
      </w:r>
      <w:proofErr w:type="spellEnd"/>
      <w:r w:rsidR="009824C7" w:rsidRPr="009B26DA">
        <w:rPr>
          <w:i/>
        </w:rPr>
        <w:t>)</w:t>
      </w:r>
      <w:r w:rsidR="000B7C65" w:rsidRPr="000B7C65">
        <w:t>.</w:t>
      </w:r>
      <w:r w:rsidR="009824C7">
        <w:t xml:space="preserve"> </w:t>
      </w:r>
    </w:p>
    <w:p w14:paraId="36804D6D" w14:textId="77777777" w:rsidR="00930CCB" w:rsidRDefault="00E059A4" w:rsidP="002A6EFB">
      <w:pPr>
        <w:pStyle w:val="aff2"/>
        <w:spacing w:after="240"/>
        <w:ind w:firstLine="708"/>
      </w:pPr>
      <w:r>
        <w:lastRenderedPageBreak/>
        <w:t xml:space="preserve">Стандарт определяет физические, электрические и протокольные характеристики передачи данных через последовательный порт. Характеристики </w:t>
      </w:r>
      <w:r w:rsidRPr="009B26DA">
        <w:rPr>
          <w:i/>
          <w:lang w:val="en-US"/>
        </w:rPr>
        <w:t>RS</w:t>
      </w:r>
      <w:r w:rsidRPr="009B26DA">
        <w:rPr>
          <w:i/>
        </w:rPr>
        <w:t>-232</w:t>
      </w:r>
      <w:r w:rsidRPr="00E059A4">
        <w:t xml:space="preserve"> </w:t>
      </w:r>
      <w:r>
        <w:t xml:space="preserve">включают скорость передачи, набор битов контроля ошибок, </w:t>
      </w:r>
      <w:r w:rsidR="003C5727">
        <w:t>контроль четности</w:t>
      </w:r>
      <w:r>
        <w:t xml:space="preserve"> и </w:t>
      </w:r>
      <w:r w:rsidR="00994672">
        <w:t>другие параметры,</w:t>
      </w:r>
      <w:r>
        <w:t xml:space="preserve"> которые позволяют обеспечить надежную передачу данных между устройствами. Каждый бит данных отправляется последовательно, от старшего к младшему. О</w:t>
      </w:r>
      <w:r w:rsidR="003C5727">
        <w:t>н может работать на расстоянии до 15</w:t>
      </w:r>
      <w:r w:rsidR="0087053D">
        <w:t xml:space="preserve"> </w:t>
      </w:r>
      <w:r w:rsidR="003C5727">
        <w:t>метров</w:t>
      </w:r>
      <w:r>
        <w:t xml:space="preserve">, </w:t>
      </w:r>
      <w:r w:rsidR="003C5727">
        <w:t>для более дальних расстояний необходимы дополнительные устройства</w:t>
      </w:r>
      <w:r w:rsidR="00B240A3">
        <w:t xml:space="preserve">. Также </w:t>
      </w:r>
      <w:r w:rsidR="00994672">
        <w:t>существует необходимость</w:t>
      </w:r>
      <w:r>
        <w:t xml:space="preserve"> использования проводников для предотвращения помех.</w:t>
      </w:r>
    </w:p>
    <w:p w14:paraId="7327218A" w14:textId="77777777" w:rsidR="008357D4" w:rsidRDefault="008357D4" w:rsidP="00633D1C">
      <w:pPr>
        <w:pStyle w:val="aff2"/>
        <w:spacing w:after="240"/>
      </w:pPr>
      <w:r w:rsidRPr="008357D4">
        <w:t xml:space="preserve">Данные в </w:t>
      </w:r>
      <w:r w:rsidRPr="009B26DA">
        <w:rPr>
          <w:i/>
        </w:rPr>
        <w:t>RS-232</w:t>
      </w:r>
      <w:r w:rsidRPr="008357D4">
        <w:t xml:space="preserve"> передаются в последовательном коде побайтно. Для синхронизации битам данных предшествует специальный стартовый бит, после битов данных следует бит паритета и один или два стоповых бита. Такая группа битов совместно со стартовым и стоповым битом, а также битом паритета носит название старт–стопного символа. Таким образом, полный асинхронно передаваемый символ данных состоит из 10–11 бит при том, что собственно пользователь</w:t>
      </w:r>
      <w:r w:rsidR="00633D1C">
        <w:t xml:space="preserve">ские данные состоят из 7–8 бит. </w:t>
      </w:r>
      <w:r w:rsidRPr="008357D4">
        <w:t xml:space="preserve">На рисунке </w:t>
      </w:r>
      <w:r w:rsidR="00633D1C">
        <w:t>8</w:t>
      </w:r>
      <w:r w:rsidRPr="008357D4">
        <w:t xml:space="preserve"> приведен формат данных по </w:t>
      </w:r>
      <w:r w:rsidRPr="009B26DA">
        <w:rPr>
          <w:i/>
        </w:rPr>
        <w:t>RS-232</w:t>
      </w:r>
      <w:r w:rsidRPr="008357D4">
        <w:t>.</w:t>
      </w:r>
    </w:p>
    <w:p w14:paraId="3F3EAE42" w14:textId="77777777" w:rsidR="008357D4" w:rsidRPr="0075561F" w:rsidRDefault="00C01D80" w:rsidP="008357D4">
      <w:pPr>
        <w:spacing w:line="360" w:lineRule="auto"/>
        <w:jc w:val="center"/>
        <w:rPr>
          <w:sz w:val="28"/>
        </w:rPr>
      </w:pPr>
      <w:r w:rsidRPr="004C6C38">
        <w:rPr>
          <w:noProof/>
        </w:rPr>
        <w:drawing>
          <wp:inline distT="0" distB="0" distL="0" distR="0" wp14:anchorId="52898090" wp14:editId="001605D5">
            <wp:extent cx="3884930" cy="2074545"/>
            <wp:effectExtent l="0" t="0" r="0" b="0"/>
            <wp:docPr id="9" name="Рисунок 15" descr="comp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descr="comp48-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4930" cy="2074545"/>
                    </a:xfrm>
                    <a:prstGeom prst="rect">
                      <a:avLst/>
                    </a:prstGeom>
                    <a:noFill/>
                    <a:ln>
                      <a:noFill/>
                    </a:ln>
                  </pic:spPr>
                </pic:pic>
              </a:graphicData>
            </a:graphic>
          </wp:inline>
        </w:drawing>
      </w:r>
    </w:p>
    <w:p w14:paraId="62AFEF05" w14:textId="77777777" w:rsidR="008357D4" w:rsidRDefault="008357D4" w:rsidP="008357D4">
      <w:pPr>
        <w:spacing w:line="360" w:lineRule="auto"/>
        <w:jc w:val="center"/>
        <w:rPr>
          <w:sz w:val="28"/>
        </w:rPr>
      </w:pPr>
      <w:r>
        <w:rPr>
          <w:sz w:val="28"/>
        </w:rPr>
        <w:t>Рисунок</w:t>
      </w:r>
      <w:r w:rsidRPr="0075561F">
        <w:rPr>
          <w:sz w:val="28"/>
        </w:rPr>
        <w:t xml:space="preserve"> </w:t>
      </w:r>
      <w:r w:rsidR="00633D1C">
        <w:rPr>
          <w:sz w:val="28"/>
        </w:rPr>
        <w:t>8</w:t>
      </w:r>
      <w:r w:rsidR="002A3BF9">
        <w:rPr>
          <w:sz w:val="28"/>
        </w:rPr>
        <w:t xml:space="preserve"> </w:t>
      </w:r>
      <w:r w:rsidR="002A3BF9">
        <w:rPr>
          <w:sz w:val="28"/>
          <w:szCs w:val="28"/>
        </w:rPr>
        <w:t>–</w:t>
      </w:r>
      <w:r w:rsidRPr="0075561F">
        <w:rPr>
          <w:sz w:val="28"/>
        </w:rPr>
        <w:t xml:space="preserve"> Формат данных </w:t>
      </w:r>
      <w:r w:rsidRPr="009B26DA">
        <w:rPr>
          <w:i/>
          <w:sz w:val="28"/>
        </w:rPr>
        <w:t>RS-232</w:t>
      </w:r>
    </w:p>
    <w:p w14:paraId="127172E1" w14:textId="77777777" w:rsidR="008357D4" w:rsidRDefault="008357D4" w:rsidP="008357D4">
      <w:pPr>
        <w:pStyle w:val="aff2"/>
      </w:pPr>
      <w:r w:rsidRPr="008357D4">
        <w:t>Драйвер состоит из ста</w:t>
      </w:r>
      <w:r>
        <w:t>ндартных библиотечных процедур:</w:t>
      </w:r>
    </w:p>
    <w:p w14:paraId="2550CFF9" w14:textId="77777777" w:rsidR="008357D4" w:rsidRPr="008357D4" w:rsidRDefault="008357D4" w:rsidP="008357D4">
      <w:pPr>
        <w:pStyle w:val="aff2"/>
      </w:pPr>
      <w:r w:rsidRPr="008357D4">
        <w:rPr>
          <w:b/>
          <w:lang w:val="en-US"/>
        </w:rPr>
        <w:t>open</w:t>
      </w:r>
      <w:r w:rsidRPr="008357D4">
        <w:t xml:space="preserve"> – открытие устройства;</w:t>
      </w:r>
    </w:p>
    <w:p w14:paraId="284739B5" w14:textId="77777777" w:rsidR="008357D4" w:rsidRPr="008357D4" w:rsidRDefault="008357D4" w:rsidP="008357D4">
      <w:pPr>
        <w:pStyle w:val="aff2"/>
      </w:pPr>
      <w:proofErr w:type="spellStart"/>
      <w:r w:rsidRPr="008357D4">
        <w:rPr>
          <w:b/>
          <w:lang w:val="en-US"/>
        </w:rPr>
        <w:t>tcgetattr</w:t>
      </w:r>
      <w:proofErr w:type="spellEnd"/>
      <w:r w:rsidRPr="008357D4">
        <w:t xml:space="preserve"> – получение настроек устройства </w:t>
      </w:r>
      <w:r w:rsidRPr="009B26DA">
        <w:rPr>
          <w:i/>
          <w:lang w:val="en-US"/>
        </w:rPr>
        <w:t>RS</w:t>
      </w:r>
      <w:r w:rsidRPr="009B26DA">
        <w:rPr>
          <w:i/>
        </w:rPr>
        <w:t>-232</w:t>
      </w:r>
      <w:r w:rsidRPr="008357D4">
        <w:t>;</w:t>
      </w:r>
    </w:p>
    <w:p w14:paraId="4F7D9BB6" w14:textId="77777777" w:rsidR="008357D4" w:rsidRPr="008357D4" w:rsidRDefault="00994672" w:rsidP="008357D4">
      <w:pPr>
        <w:pStyle w:val="aff2"/>
      </w:pPr>
      <w:proofErr w:type="spellStart"/>
      <w:r w:rsidRPr="008357D4">
        <w:rPr>
          <w:b/>
          <w:lang w:val="en-US"/>
        </w:rPr>
        <w:t>tcsetattr</w:t>
      </w:r>
      <w:proofErr w:type="spellEnd"/>
      <w:r w:rsidRPr="008357D4">
        <w:t xml:space="preserve"> –</w:t>
      </w:r>
      <w:r w:rsidR="008357D4" w:rsidRPr="008357D4">
        <w:t xml:space="preserve"> изменение настроек устройства </w:t>
      </w:r>
      <w:r w:rsidR="008357D4" w:rsidRPr="009B26DA">
        <w:rPr>
          <w:i/>
          <w:lang w:val="en-US"/>
        </w:rPr>
        <w:t>RS</w:t>
      </w:r>
      <w:r w:rsidR="008357D4" w:rsidRPr="009B26DA">
        <w:rPr>
          <w:i/>
        </w:rPr>
        <w:t>-232</w:t>
      </w:r>
      <w:r w:rsidR="008357D4" w:rsidRPr="008357D4">
        <w:t>;</w:t>
      </w:r>
    </w:p>
    <w:p w14:paraId="20CB6F7C" w14:textId="77777777" w:rsidR="008357D4" w:rsidRPr="008357D4" w:rsidRDefault="008357D4" w:rsidP="008357D4">
      <w:pPr>
        <w:pStyle w:val="aff2"/>
        <w:ind w:firstLine="708"/>
      </w:pPr>
      <w:r w:rsidRPr="008357D4">
        <w:rPr>
          <w:b/>
          <w:lang w:val="en-US"/>
        </w:rPr>
        <w:lastRenderedPageBreak/>
        <w:t>read</w:t>
      </w:r>
      <w:r w:rsidRPr="008357D4">
        <w:t xml:space="preserve"> – </w:t>
      </w:r>
      <w:r>
        <w:t>ч</w:t>
      </w:r>
      <w:r w:rsidRPr="008357D4">
        <w:t>тение по каналу обмена данных от приемника;</w:t>
      </w:r>
    </w:p>
    <w:p w14:paraId="37809DC5" w14:textId="77777777" w:rsidR="008357D4" w:rsidRPr="008357D4" w:rsidRDefault="008357D4" w:rsidP="008357D4">
      <w:pPr>
        <w:pStyle w:val="aff2"/>
      </w:pPr>
      <w:r w:rsidRPr="008357D4">
        <w:rPr>
          <w:b/>
          <w:lang w:val="en-US"/>
        </w:rPr>
        <w:t>write</w:t>
      </w:r>
      <w:r w:rsidRPr="008357D4">
        <w:t xml:space="preserve"> – запись данных;</w:t>
      </w:r>
    </w:p>
    <w:p w14:paraId="5C317178" w14:textId="77777777" w:rsidR="008357D4" w:rsidRPr="008357D4" w:rsidRDefault="008357D4" w:rsidP="008357D4">
      <w:pPr>
        <w:pStyle w:val="aff2"/>
      </w:pPr>
      <w:r w:rsidRPr="008357D4">
        <w:rPr>
          <w:b/>
          <w:lang w:val="en-US"/>
        </w:rPr>
        <w:t>close</w:t>
      </w:r>
      <w:r w:rsidRPr="008357D4">
        <w:t xml:space="preserve"> – закрытие канала</w:t>
      </w:r>
      <w:r>
        <w:t>.</w:t>
      </w:r>
    </w:p>
    <w:p w14:paraId="6FDAFFCD" w14:textId="77777777" w:rsidR="00732441" w:rsidRPr="00804325" w:rsidRDefault="008357D4" w:rsidP="008357D4">
      <w:pPr>
        <w:pStyle w:val="aff2"/>
        <w:ind w:firstLine="708"/>
      </w:pPr>
      <w:r w:rsidRPr="008357D4">
        <w:t xml:space="preserve">При включенном использовании </w:t>
      </w:r>
      <w:r w:rsidRPr="009B26DA">
        <w:rPr>
          <w:i/>
        </w:rPr>
        <w:t>CTS/RTS</w:t>
      </w:r>
      <w:r w:rsidRPr="008357D4">
        <w:t xml:space="preserve"> для устройства </w:t>
      </w:r>
      <w:r w:rsidRPr="009B26DA">
        <w:rPr>
          <w:i/>
          <w:lang w:val="en-US"/>
        </w:rPr>
        <w:t>RS</w:t>
      </w:r>
      <w:r w:rsidRPr="009B26DA">
        <w:rPr>
          <w:i/>
        </w:rPr>
        <w:t>-232</w:t>
      </w:r>
      <w:r w:rsidRPr="008357D4">
        <w:t xml:space="preserve"> производит выдачу данных в порт только при наличии сигнала </w:t>
      </w:r>
      <w:r w:rsidRPr="009B26DA">
        <w:rPr>
          <w:i/>
        </w:rPr>
        <w:t>CTS</w:t>
      </w:r>
      <w:r w:rsidRPr="008357D4">
        <w:t xml:space="preserve">. Данный сигнал устанавливается сигналом </w:t>
      </w:r>
      <w:r w:rsidRPr="009B26DA">
        <w:rPr>
          <w:i/>
        </w:rPr>
        <w:t>RTS</w:t>
      </w:r>
      <w:r w:rsidRPr="008357D4">
        <w:t xml:space="preserve"> другого конца соединения. Изменение сигнала </w:t>
      </w:r>
      <w:r w:rsidRPr="009B26DA">
        <w:rPr>
          <w:i/>
        </w:rPr>
        <w:t>CTS</w:t>
      </w:r>
      <w:r w:rsidRPr="008357D4">
        <w:t xml:space="preserve"> вызывает прерывание и драйвер порта автоматически продолжит вывод данных, когда </w:t>
      </w:r>
      <w:r w:rsidRPr="009B26DA">
        <w:rPr>
          <w:i/>
        </w:rPr>
        <w:t>CTS</w:t>
      </w:r>
      <w:r w:rsidRPr="008357D4">
        <w:t xml:space="preserve"> примет единичное значение.</w:t>
      </w:r>
    </w:p>
    <w:p w14:paraId="3F945B4D" w14:textId="77777777" w:rsidR="00B54FA5" w:rsidRDefault="00BF1615" w:rsidP="00050B1A">
      <w:pPr>
        <w:pStyle w:val="1"/>
        <w:pageBreakBefore/>
        <w:numPr>
          <w:ilvl w:val="0"/>
          <w:numId w:val="4"/>
        </w:numPr>
        <w:spacing w:after="240" w:line="360" w:lineRule="auto"/>
      </w:pPr>
      <w:bookmarkStart w:id="16" w:name="_Toc134199541"/>
      <w:bookmarkStart w:id="17" w:name="_Toc166017157"/>
      <w:ins w:id="18" w:author="Шаторная Анастасия Максимовна" w:date="2024-04-23T10:27:00Z">
        <w:r>
          <w:lastRenderedPageBreak/>
          <w:t xml:space="preserve">Глава 3. </w:t>
        </w:r>
      </w:ins>
      <w:r w:rsidR="00B54FA5">
        <w:t>Разработка программного обеспечения</w:t>
      </w:r>
      <w:bookmarkEnd w:id="17"/>
    </w:p>
    <w:p w14:paraId="397F6E51" w14:textId="77777777" w:rsidR="00E13432" w:rsidRDefault="00A14F00" w:rsidP="00743422">
      <w:pPr>
        <w:pStyle w:val="228"/>
      </w:pPr>
      <w:r>
        <w:t xml:space="preserve">Учитывая </w:t>
      </w:r>
      <w:proofErr w:type="gramStart"/>
      <w:r>
        <w:t xml:space="preserve">специфику </w:t>
      </w:r>
      <w:r w:rsidR="00061042">
        <w:t>будущего программного обеспечения</w:t>
      </w:r>
      <w:proofErr w:type="gramEnd"/>
      <w:r>
        <w:t xml:space="preserve"> была </w:t>
      </w:r>
      <w:r w:rsidR="00E13432">
        <w:t>выбра</w:t>
      </w:r>
      <w:r>
        <w:t>на водопадная модель разработки.</w:t>
      </w:r>
    </w:p>
    <w:p w14:paraId="68B7EEFE" w14:textId="77777777" w:rsidR="00B84F18" w:rsidRDefault="00E13432" w:rsidP="00743422">
      <w:pPr>
        <w:pStyle w:val="228"/>
      </w:pPr>
      <w:r>
        <w:t>Водопадная модель разработки ПО – это последовательный процесс разработки, который разделяет процесс разработки на последовательные фразы</w:t>
      </w:r>
      <w:r w:rsidR="00B84F18">
        <w:t>, где каждая следующая начинается только после завершения предыдущей</w:t>
      </w:r>
      <w:r>
        <w:t>.</w:t>
      </w:r>
      <w:r w:rsidR="00B84F18">
        <w:t xml:space="preserve"> Основные этапы такой модели</w:t>
      </w:r>
      <w:r w:rsidR="00A14F00">
        <w:t xml:space="preserve"> [14]</w:t>
      </w:r>
      <w:r w:rsidR="00B84F18">
        <w:t>:</w:t>
      </w:r>
    </w:p>
    <w:p w14:paraId="735870BE" w14:textId="77777777" w:rsidR="00E41DE2" w:rsidRDefault="00B84F18" w:rsidP="00B84F18">
      <w:pPr>
        <w:pStyle w:val="228"/>
        <w:numPr>
          <w:ilvl w:val="0"/>
          <w:numId w:val="27"/>
        </w:numPr>
      </w:pPr>
      <w:r w:rsidRPr="00B84F18">
        <w:rPr>
          <w:b/>
        </w:rPr>
        <w:t>Анализ требований:</w:t>
      </w:r>
      <w:r>
        <w:t xml:space="preserve"> на этом этапе определяется требования к системе со стороны заказчика и пользователя.</w:t>
      </w:r>
    </w:p>
    <w:p w14:paraId="22EA2D80" w14:textId="77777777" w:rsidR="00B84F18" w:rsidRDefault="00B84F18" w:rsidP="00B84F18">
      <w:pPr>
        <w:pStyle w:val="228"/>
        <w:numPr>
          <w:ilvl w:val="0"/>
          <w:numId w:val="27"/>
        </w:numPr>
      </w:pPr>
      <w:r w:rsidRPr="00B84F18">
        <w:rPr>
          <w:b/>
        </w:rPr>
        <w:t>Проектирование:</w:t>
      </w:r>
      <w:r>
        <w:t xml:space="preserve"> на основе выбранных требований разрабатывается архитектура системы. Проектирование включает в себя определение структур данных, модулей программы и архитектурных особенностей.</w:t>
      </w:r>
    </w:p>
    <w:p w14:paraId="0CE04060" w14:textId="77777777" w:rsidR="00B84F18" w:rsidRDefault="00B84F18" w:rsidP="00B84F18">
      <w:pPr>
        <w:pStyle w:val="228"/>
        <w:numPr>
          <w:ilvl w:val="0"/>
          <w:numId w:val="27"/>
        </w:numPr>
      </w:pPr>
      <w:r w:rsidRPr="00B84F18">
        <w:rPr>
          <w:b/>
        </w:rPr>
        <w:t>Реализация:</w:t>
      </w:r>
      <w:r>
        <w:t xml:space="preserve"> на этом этапе происходит написание кода программы на выбранном ЯП с учетом всех деталей, заложенных на этапе проектирования.</w:t>
      </w:r>
    </w:p>
    <w:p w14:paraId="1212512F" w14:textId="77777777" w:rsidR="00B84F18" w:rsidRDefault="00B84F18" w:rsidP="00B84F18">
      <w:pPr>
        <w:pStyle w:val="228"/>
        <w:numPr>
          <w:ilvl w:val="0"/>
          <w:numId w:val="27"/>
        </w:numPr>
      </w:pPr>
      <w:r>
        <w:rPr>
          <w:b/>
        </w:rPr>
        <w:t>Тестирование:</w:t>
      </w:r>
      <w:r>
        <w:t xml:space="preserve"> после написания кода, следует этап проверки </w:t>
      </w:r>
      <w:r w:rsidR="00A14F00">
        <w:t>для выявления и исправления ошибок.</w:t>
      </w:r>
    </w:p>
    <w:p w14:paraId="63C1354A" w14:textId="77777777" w:rsidR="00A14F00" w:rsidRDefault="00A14F00" w:rsidP="00B84F18">
      <w:pPr>
        <w:pStyle w:val="228"/>
        <w:numPr>
          <w:ilvl w:val="0"/>
          <w:numId w:val="27"/>
        </w:numPr>
      </w:pPr>
      <w:r>
        <w:rPr>
          <w:b/>
        </w:rPr>
        <w:t xml:space="preserve">Внедрение: </w:t>
      </w:r>
      <w:r>
        <w:t>готовое ПО устанавливается у пользователей.</w:t>
      </w:r>
    </w:p>
    <w:p w14:paraId="06264116" w14:textId="77777777" w:rsidR="00E41DE2" w:rsidRDefault="00A14F00" w:rsidP="00743422">
      <w:pPr>
        <w:pStyle w:val="228"/>
      </w:pPr>
      <w:r>
        <w:t>Схема модели изображена на рисунке П.</w:t>
      </w:r>
    </w:p>
    <w:p w14:paraId="049B9D5F" w14:textId="77777777" w:rsidR="00061042" w:rsidRDefault="00061042" w:rsidP="00061042">
      <w:pPr>
        <w:pStyle w:val="228"/>
        <w:ind w:firstLine="0"/>
        <w:jc w:val="center"/>
      </w:pPr>
      <w:r>
        <w:rPr>
          <w:noProof/>
        </w:rPr>
        <w:lastRenderedPageBreak/>
        <w:drawing>
          <wp:inline distT="0" distB="0" distL="0" distR="0" wp14:anchorId="67EA76F9" wp14:editId="28E309F3">
            <wp:extent cx="2782311" cy="2170706"/>
            <wp:effectExtent l="0" t="0" r="0" b="1270"/>
            <wp:docPr id="30" name="Рисунок 30" descr="C:\Users\F.bocharov\Desktop\Старая папка\НИР\Шедевры\модель разр П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bocharov\Desktop\Старая папка\НИР\Шедевры\модель разр П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5855" cy="2173471"/>
                    </a:xfrm>
                    <a:prstGeom prst="rect">
                      <a:avLst/>
                    </a:prstGeom>
                    <a:noFill/>
                    <a:ln>
                      <a:noFill/>
                    </a:ln>
                  </pic:spPr>
                </pic:pic>
              </a:graphicData>
            </a:graphic>
          </wp:inline>
        </w:drawing>
      </w:r>
    </w:p>
    <w:p w14:paraId="60F0F7B6" w14:textId="77777777" w:rsidR="00252308" w:rsidRDefault="00061042" w:rsidP="00061042">
      <w:pPr>
        <w:pStyle w:val="228"/>
        <w:ind w:firstLine="0"/>
        <w:jc w:val="center"/>
      </w:pPr>
      <w:r>
        <w:t>Рисунок П – Водопадная модель разработки ПО</w:t>
      </w:r>
    </w:p>
    <w:p w14:paraId="175BF5C9" w14:textId="77777777" w:rsidR="0090705A" w:rsidRDefault="0090705A" w:rsidP="0090705A">
      <w:pPr>
        <w:pStyle w:val="20"/>
      </w:pPr>
      <w:bookmarkStart w:id="19" w:name="_Toc166017158"/>
      <w:r>
        <w:t>3.1.</w:t>
      </w:r>
      <w:r w:rsidRPr="00BC397A">
        <w:t xml:space="preserve"> </w:t>
      </w:r>
      <w:r w:rsidR="00520CF5">
        <w:t>Анализ т</w:t>
      </w:r>
      <w:r w:rsidR="00485127">
        <w:t>ребовани</w:t>
      </w:r>
      <w:r w:rsidR="00520CF5">
        <w:t>й</w:t>
      </w:r>
      <w:r w:rsidR="00485127">
        <w:t xml:space="preserve"> к </w:t>
      </w:r>
      <w:r w:rsidR="00061042">
        <w:t>программному обеспечению</w:t>
      </w:r>
      <w:r w:rsidR="00520CF5">
        <w:t xml:space="preserve"> и выбор структуры</w:t>
      </w:r>
      <w:bookmarkEnd w:id="19"/>
    </w:p>
    <w:p w14:paraId="3DF0CC61" w14:textId="77777777" w:rsidR="000429F4" w:rsidRPr="000429F4" w:rsidRDefault="00485127" w:rsidP="008F762D">
      <w:pPr>
        <w:pStyle w:val="228"/>
      </w:pPr>
      <w:r>
        <w:t>Программное обеспечение для</w:t>
      </w:r>
      <w:r w:rsidRPr="00485127">
        <w:t xml:space="preserve"> обмена с внешними системами по </w:t>
      </w:r>
      <w:r>
        <w:t xml:space="preserve">требованиям </w:t>
      </w:r>
      <w:r w:rsidR="00D63BCC">
        <w:t xml:space="preserve">протоколов связи </w:t>
      </w:r>
      <w:r>
        <w:t xml:space="preserve">должно </w:t>
      </w:r>
      <w:r w:rsidRPr="00485127">
        <w:t>обеспечивать взаимодействие</w:t>
      </w:r>
      <w:r w:rsidR="00493E34">
        <w:t xml:space="preserve"> </w:t>
      </w:r>
      <w:r w:rsidR="00493E34" w:rsidRPr="00485127">
        <w:t>задач ЦВК</w:t>
      </w:r>
      <w:r w:rsidR="00493E34">
        <w:t xml:space="preserve">  с</w:t>
      </w:r>
      <w:r w:rsidRPr="00485127">
        <w:t xml:space="preserve"> </w:t>
      </w:r>
      <w:r w:rsidR="00620C79">
        <w:t>четырьмя</w:t>
      </w:r>
      <w:r w:rsidRPr="00485127">
        <w:t xml:space="preserve"> </w:t>
      </w:r>
      <w:r w:rsidR="00620C79" w:rsidRPr="00485127">
        <w:t>внешни</w:t>
      </w:r>
      <w:r w:rsidR="00620C79">
        <w:t>ми</w:t>
      </w:r>
      <w:r w:rsidRPr="00485127">
        <w:t xml:space="preserve"> систем</w:t>
      </w:r>
      <w:r w:rsidR="00493E34">
        <w:t>а</w:t>
      </w:r>
      <w:r w:rsidRPr="00485127">
        <w:t xml:space="preserve"> с</w:t>
      </w:r>
      <w:r w:rsidR="00620C79">
        <w:t>истемами</w:t>
      </w:r>
      <w:r w:rsidR="000429F4" w:rsidRPr="000429F4">
        <w:t>:</w:t>
      </w:r>
      <w:r w:rsidR="008F762D">
        <w:t xml:space="preserve"> </w:t>
      </w:r>
    </w:p>
    <w:p w14:paraId="59DD6D18" w14:textId="77777777" w:rsidR="000429F4" w:rsidRDefault="000429F4" w:rsidP="00050B1A">
      <w:pPr>
        <w:pStyle w:val="228"/>
        <w:numPr>
          <w:ilvl w:val="0"/>
          <w:numId w:val="19"/>
        </w:numPr>
      </w:pPr>
      <w:r>
        <w:t xml:space="preserve">Метеорологическая система использует основной </w:t>
      </w:r>
      <w:r w:rsidR="004453FE">
        <w:t xml:space="preserve">канал </w:t>
      </w:r>
      <w:r>
        <w:t>интерфейс</w:t>
      </w:r>
      <w:r w:rsidR="004453FE">
        <w:t>а</w:t>
      </w:r>
      <w:r>
        <w:t xml:space="preserve"> связи</w:t>
      </w:r>
      <w:r w:rsidRPr="000429F4">
        <w:t xml:space="preserve"> </w:t>
      </w:r>
      <w:r>
        <w:rPr>
          <w:lang w:val="en-US"/>
        </w:rPr>
        <w:t>RS</w:t>
      </w:r>
      <w:r w:rsidRPr="000429F4">
        <w:t xml:space="preserve">-232 </w:t>
      </w:r>
      <w:r w:rsidR="004453FE">
        <w:t xml:space="preserve">на частоте 1 Гц. </w:t>
      </w:r>
      <w:r w:rsidR="0054089F">
        <w:t>Производится только передача данных.</w:t>
      </w:r>
    </w:p>
    <w:p w14:paraId="1EAF12FA" w14:textId="77777777" w:rsidR="004453FE" w:rsidRPr="0054089F" w:rsidRDefault="004453FE" w:rsidP="00050B1A">
      <w:pPr>
        <w:pStyle w:val="228"/>
        <w:numPr>
          <w:ilvl w:val="0"/>
          <w:numId w:val="19"/>
        </w:numPr>
      </w:pPr>
      <w:r w:rsidRPr="0054089F">
        <w:t xml:space="preserve">«БИУС» использует основной и резервный каналы интерфейса связи </w:t>
      </w:r>
      <w:r w:rsidRPr="0054089F">
        <w:rPr>
          <w:lang w:val="en-US"/>
        </w:rPr>
        <w:t>Ethernet</w:t>
      </w:r>
      <w:r w:rsidRPr="0054089F">
        <w:t xml:space="preserve"> на частоте 1 Гц. Передает и принимает данные.</w:t>
      </w:r>
    </w:p>
    <w:p w14:paraId="3D77D1D1" w14:textId="77777777" w:rsidR="004453FE" w:rsidRPr="0054089F" w:rsidRDefault="004453FE" w:rsidP="00050B1A">
      <w:pPr>
        <w:pStyle w:val="228"/>
        <w:numPr>
          <w:ilvl w:val="0"/>
          <w:numId w:val="19"/>
        </w:numPr>
      </w:pPr>
      <w:r w:rsidRPr="0054089F">
        <w:t xml:space="preserve">Навигационная система использует основной канал интерфейса связи Манчестер на частоте 0.25 Гц. </w:t>
      </w:r>
      <w:r w:rsidR="0054089F" w:rsidRPr="0054089F">
        <w:t>Производится только передача данных.</w:t>
      </w:r>
    </w:p>
    <w:p w14:paraId="38B92654" w14:textId="77777777" w:rsidR="004453FE" w:rsidRPr="0054089F" w:rsidRDefault="004453FE" w:rsidP="00050B1A">
      <w:pPr>
        <w:pStyle w:val="228"/>
        <w:numPr>
          <w:ilvl w:val="0"/>
          <w:numId w:val="19"/>
        </w:numPr>
      </w:pPr>
      <w:r w:rsidRPr="0054089F">
        <w:t xml:space="preserve">Система единого времени использует основной и резервный каналы интерфейса связи Манчестер на частоте 1 Гц. </w:t>
      </w:r>
      <w:r w:rsidR="0054089F" w:rsidRPr="0054089F">
        <w:t>Производится только передача данных.</w:t>
      </w:r>
    </w:p>
    <w:p w14:paraId="32003178" w14:textId="77777777" w:rsidR="00DB38AF" w:rsidRDefault="00DB38AF" w:rsidP="00DB38AF">
      <w:pPr>
        <w:pStyle w:val="228"/>
      </w:pPr>
      <w:r>
        <w:t>Основные требования по протоколу обмена между системами указаны в таблице 5.</w:t>
      </w:r>
    </w:p>
    <w:p w14:paraId="4C7690F9" w14:textId="77777777" w:rsidR="00DB38AF" w:rsidRPr="00485127" w:rsidRDefault="00DB38AF" w:rsidP="00DB38AF">
      <w:pPr>
        <w:pStyle w:val="228"/>
        <w:ind w:firstLine="0"/>
      </w:pPr>
      <w:r w:rsidRPr="00485127">
        <w:lastRenderedPageBreak/>
        <w:t>Таблица 5</w:t>
      </w:r>
      <w:r w:rsidR="009919AE">
        <w:t xml:space="preserve"> </w:t>
      </w:r>
      <w:r w:rsidR="009919AE" w:rsidRPr="009919AE">
        <w:t>–</w:t>
      </w:r>
      <w:r w:rsidRPr="00485127">
        <w:t xml:space="preserve"> Требования к обмену между ЦВК и внешними системами.</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843"/>
        <w:gridCol w:w="1134"/>
        <w:gridCol w:w="1417"/>
        <w:gridCol w:w="1276"/>
        <w:gridCol w:w="1276"/>
      </w:tblGrid>
      <w:tr w:rsidR="00DB38AF" w:rsidRPr="00485127" w14:paraId="6C53AEB4" w14:textId="77777777" w:rsidTr="003D1673">
        <w:trPr>
          <w:trHeight w:val="932"/>
        </w:trPr>
        <w:tc>
          <w:tcPr>
            <w:tcW w:w="2518" w:type="dxa"/>
            <w:tcBorders>
              <w:top w:val="single" w:sz="4" w:space="0" w:color="auto"/>
              <w:left w:val="single" w:sz="4" w:space="0" w:color="auto"/>
              <w:bottom w:val="single" w:sz="4" w:space="0" w:color="auto"/>
              <w:right w:val="single" w:sz="4" w:space="0" w:color="auto"/>
            </w:tcBorders>
            <w:hideMark/>
          </w:tcPr>
          <w:p w14:paraId="7BA48C20" w14:textId="77777777" w:rsidR="00DB38AF" w:rsidRPr="00485127" w:rsidRDefault="00DB38AF" w:rsidP="00D06563">
            <w:pPr>
              <w:pStyle w:val="228"/>
              <w:ind w:firstLine="0"/>
            </w:pPr>
            <w:r>
              <w:t>Н</w:t>
            </w:r>
            <w:r w:rsidRPr="00485127">
              <w:t>азвание</w:t>
            </w:r>
            <w:r>
              <w:t xml:space="preserve"> </w:t>
            </w:r>
            <w:r w:rsidRPr="00485127">
              <w:t>системы</w:t>
            </w:r>
          </w:p>
        </w:tc>
        <w:tc>
          <w:tcPr>
            <w:tcW w:w="1843" w:type="dxa"/>
            <w:tcBorders>
              <w:top w:val="single" w:sz="4" w:space="0" w:color="auto"/>
              <w:left w:val="single" w:sz="4" w:space="0" w:color="auto"/>
              <w:bottom w:val="single" w:sz="4" w:space="0" w:color="auto"/>
              <w:right w:val="single" w:sz="4" w:space="0" w:color="auto"/>
            </w:tcBorders>
            <w:hideMark/>
          </w:tcPr>
          <w:p w14:paraId="72A0A880" w14:textId="77777777" w:rsidR="00DB38AF" w:rsidRPr="00485127" w:rsidRDefault="00DB38AF" w:rsidP="00345852">
            <w:pPr>
              <w:pStyle w:val="228"/>
              <w:ind w:right="-108" w:firstLine="0"/>
            </w:pPr>
            <w:r>
              <w:t>Интерфейс канала обмена</w:t>
            </w:r>
          </w:p>
        </w:tc>
        <w:tc>
          <w:tcPr>
            <w:tcW w:w="1134" w:type="dxa"/>
            <w:tcBorders>
              <w:top w:val="single" w:sz="4" w:space="0" w:color="auto"/>
              <w:left w:val="single" w:sz="4" w:space="0" w:color="auto"/>
              <w:bottom w:val="single" w:sz="4" w:space="0" w:color="auto"/>
              <w:right w:val="single" w:sz="4" w:space="0" w:color="auto"/>
            </w:tcBorders>
            <w:hideMark/>
          </w:tcPr>
          <w:p w14:paraId="186D2087" w14:textId="77777777" w:rsidR="00DB38AF" w:rsidRPr="00485127" w:rsidRDefault="00DB38AF" w:rsidP="00467178">
            <w:pPr>
              <w:pStyle w:val="228"/>
              <w:ind w:firstLine="0"/>
            </w:pPr>
            <w:r w:rsidRPr="00485127">
              <w:t>Прием</w:t>
            </w:r>
            <w:r>
              <w:t xml:space="preserve"> </w:t>
            </w:r>
            <w:r w:rsidRPr="00485127">
              <w:t xml:space="preserve">данных </w:t>
            </w:r>
          </w:p>
        </w:tc>
        <w:tc>
          <w:tcPr>
            <w:tcW w:w="1417" w:type="dxa"/>
            <w:tcBorders>
              <w:top w:val="single" w:sz="4" w:space="0" w:color="auto"/>
              <w:left w:val="single" w:sz="4" w:space="0" w:color="auto"/>
              <w:bottom w:val="single" w:sz="4" w:space="0" w:color="auto"/>
              <w:right w:val="single" w:sz="4" w:space="0" w:color="auto"/>
            </w:tcBorders>
            <w:hideMark/>
          </w:tcPr>
          <w:p w14:paraId="2D858F6B" w14:textId="77777777" w:rsidR="00DB38AF" w:rsidRPr="00485127" w:rsidRDefault="00DB38AF" w:rsidP="00467178">
            <w:pPr>
              <w:pStyle w:val="228"/>
              <w:ind w:firstLine="0"/>
            </w:pPr>
            <w:r w:rsidRPr="00485127">
              <w:t>Переда</w:t>
            </w:r>
            <w:r>
              <w:t>ч</w:t>
            </w:r>
            <w:r w:rsidRPr="00485127">
              <w:t xml:space="preserve">а данных </w:t>
            </w:r>
          </w:p>
        </w:tc>
        <w:tc>
          <w:tcPr>
            <w:tcW w:w="1276" w:type="dxa"/>
            <w:tcBorders>
              <w:top w:val="single" w:sz="4" w:space="0" w:color="auto"/>
              <w:left w:val="single" w:sz="4" w:space="0" w:color="auto"/>
              <w:bottom w:val="single" w:sz="4" w:space="0" w:color="auto"/>
              <w:right w:val="single" w:sz="4" w:space="0" w:color="auto"/>
            </w:tcBorders>
            <w:hideMark/>
          </w:tcPr>
          <w:p w14:paraId="77DBD46F" w14:textId="77777777" w:rsidR="00DB38AF" w:rsidRPr="00485127" w:rsidRDefault="00DB38AF" w:rsidP="00D06563">
            <w:pPr>
              <w:pStyle w:val="228"/>
              <w:ind w:firstLine="0"/>
            </w:pPr>
            <w:r>
              <w:t>Ч</w:t>
            </w:r>
            <w:r w:rsidRPr="00485127">
              <w:t>астота</w:t>
            </w:r>
            <w:r>
              <w:t xml:space="preserve"> </w:t>
            </w:r>
            <w:r w:rsidRPr="00485127">
              <w:t>приема</w:t>
            </w:r>
          </w:p>
        </w:tc>
        <w:tc>
          <w:tcPr>
            <w:tcW w:w="1276" w:type="dxa"/>
            <w:tcBorders>
              <w:top w:val="single" w:sz="4" w:space="0" w:color="auto"/>
              <w:left w:val="single" w:sz="4" w:space="0" w:color="auto"/>
              <w:bottom w:val="single" w:sz="4" w:space="0" w:color="auto"/>
              <w:right w:val="single" w:sz="4" w:space="0" w:color="auto"/>
            </w:tcBorders>
            <w:hideMark/>
          </w:tcPr>
          <w:p w14:paraId="47719AFD" w14:textId="77777777" w:rsidR="00DB38AF" w:rsidRPr="00485127" w:rsidRDefault="00DB38AF" w:rsidP="003D1673">
            <w:pPr>
              <w:pStyle w:val="228"/>
              <w:ind w:firstLine="0"/>
            </w:pPr>
            <w:r>
              <w:t>Ч</w:t>
            </w:r>
            <w:r w:rsidR="003D1673">
              <w:t>астота обмена</w:t>
            </w:r>
          </w:p>
        </w:tc>
      </w:tr>
      <w:tr w:rsidR="00DB38AF" w:rsidRPr="00485127" w14:paraId="10694147" w14:textId="77777777" w:rsidTr="00345852">
        <w:trPr>
          <w:trHeight w:val="726"/>
        </w:trPr>
        <w:tc>
          <w:tcPr>
            <w:tcW w:w="2518" w:type="dxa"/>
            <w:tcBorders>
              <w:top w:val="single" w:sz="4" w:space="0" w:color="auto"/>
              <w:left w:val="single" w:sz="4" w:space="0" w:color="auto"/>
              <w:bottom w:val="single" w:sz="4" w:space="0" w:color="auto"/>
              <w:right w:val="single" w:sz="4" w:space="0" w:color="auto"/>
            </w:tcBorders>
            <w:hideMark/>
          </w:tcPr>
          <w:p w14:paraId="61622494" w14:textId="77777777" w:rsidR="00DB38AF" w:rsidRPr="00485127" w:rsidRDefault="00DB38AF" w:rsidP="00345852">
            <w:pPr>
              <w:pStyle w:val="228"/>
              <w:ind w:right="-108" w:firstLine="0"/>
            </w:pPr>
            <w:r>
              <w:t>Метеорологическая система</w:t>
            </w:r>
          </w:p>
        </w:tc>
        <w:tc>
          <w:tcPr>
            <w:tcW w:w="1843" w:type="dxa"/>
            <w:tcBorders>
              <w:top w:val="single" w:sz="4" w:space="0" w:color="auto"/>
              <w:left w:val="single" w:sz="4" w:space="0" w:color="auto"/>
              <w:bottom w:val="single" w:sz="4" w:space="0" w:color="auto"/>
              <w:right w:val="single" w:sz="4" w:space="0" w:color="auto"/>
            </w:tcBorders>
            <w:hideMark/>
          </w:tcPr>
          <w:p w14:paraId="0D221EE8" w14:textId="77777777" w:rsidR="00DB38AF" w:rsidRPr="001819E8" w:rsidRDefault="00DB38AF" w:rsidP="00183184">
            <w:pPr>
              <w:pStyle w:val="228"/>
              <w:ind w:firstLine="0"/>
              <w:jc w:val="center"/>
              <w:rPr>
                <w:lang w:val="en-US"/>
              </w:rPr>
            </w:pPr>
            <w:r>
              <w:rPr>
                <w:lang w:val="en-US"/>
              </w:rPr>
              <w:t>RS-232</w:t>
            </w:r>
          </w:p>
        </w:tc>
        <w:tc>
          <w:tcPr>
            <w:tcW w:w="1134" w:type="dxa"/>
            <w:tcBorders>
              <w:top w:val="single" w:sz="4" w:space="0" w:color="auto"/>
              <w:left w:val="single" w:sz="4" w:space="0" w:color="auto"/>
              <w:bottom w:val="single" w:sz="4" w:space="0" w:color="auto"/>
              <w:right w:val="single" w:sz="4" w:space="0" w:color="auto"/>
            </w:tcBorders>
            <w:hideMark/>
          </w:tcPr>
          <w:p w14:paraId="7108554A" w14:textId="77777777" w:rsidR="00DB38AF" w:rsidRPr="001819E8" w:rsidRDefault="00070F1F" w:rsidP="00183184">
            <w:pPr>
              <w:pStyle w:val="228"/>
              <w:ind w:firstLine="0"/>
              <w:jc w:val="center"/>
            </w:pPr>
            <w:r>
              <w:t>Да</w:t>
            </w:r>
          </w:p>
        </w:tc>
        <w:tc>
          <w:tcPr>
            <w:tcW w:w="1417" w:type="dxa"/>
            <w:tcBorders>
              <w:top w:val="single" w:sz="4" w:space="0" w:color="auto"/>
              <w:left w:val="single" w:sz="4" w:space="0" w:color="auto"/>
              <w:bottom w:val="single" w:sz="4" w:space="0" w:color="auto"/>
              <w:right w:val="single" w:sz="4" w:space="0" w:color="auto"/>
            </w:tcBorders>
            <w:hideMark/>
          </w:tcPr>
          <w:p w14:paraId="67BCDBC3" w14:textId="77777777" w:rsidR="00DB38AF" w:rsidRPr="001819E8" w:rsidRDefault="00070F1F" w:rsidP="00183184">
            <w:pPr>
              <w:pStyle w:val="228"/>
              <w:ind w:firstLine="0"/>
              <w:jc w:val="center"/>
            </w:pPr>
            <w:r>
              <w:t>Нет</w:t>
            </w:r>
          </w:p>
        </w:tc>
        <w:tc>
          <w:tcPr>
            <w:tcW w:w="1276" w:type="dxa"/>
            <w:tcBorders>
              <w:top w:val="single" w:sz="4" w:space="0" w:color="auto"/>
              <w:left w:val="single" w:sz="4" w:space="0" w:color="auto"/>
              <w:bottom w:val="single" w:sz="4" w:space="0" w:color="auto"/>
              <w:right w:val="single" w:sz="4" w:space="0" w:color="auto"/>
            </w:tcBorders>
            <w:hideMark/>
          </w:tcPr>
          <w:p w14:paraId="5347A6A0" w14:textId="77777777" w:rsidR="00DB38AF" w:rsidRPr="00485127" w:rsidRDefault="00DB38AF" w:rsidP="00183184">
            <w:pPr>
              <w:pStyle w:val="228"/>
              <w:ind w:firstLine="0"/>
              <w:jc w:val="center"/>
            </w:pPr>
            <w:r w:rsidRPr="00485127">
              <w:t>1</w:t>
            </w:r>
            <w:r>
              <w:t xml:space="preserve"> </w:t>
            </w:r>
            <w:r w:rsidRPr="00485127">
              <w:t>Гц</w:t>
            </w:r>
          </w:p>
        </w:tc>
        <w:tc>
          <w:tcPr>
            <w:tcW w:w="1276" w:type="dxa"/>
            <w:tcBorders>
              <w:top w:val="single" w:sz="4" w:space="0" w:color="auto"/>
              <w:left w:val="single" w:sz="4" w:space="0" w:color="auto"/>
              <w:bottom w:val="single" w:sz="4" w:space="0" w:color="auto"/>
              <w:right w:val="single" w:sz="4" w:space="0" w:color="auto"/>
            </w:tcBorders>
            <w:hideMark/>
          </w:tcPr>
          <w:p w14:paraId="7ED01958" w14:textId="77777777" w:rsidR="00DB38AF" w:rsidRPr="00485127" w:rsidRDefault="00DB38AF" w:rsidP="00183184">
            <w:pPr>
              <w:pStyle w:val="228"/>
              <w:ind w:firstLine="0"/>
              <w:jc w:val="center"/>
            </w:pPr>
            <w:r w:rsidRPr="00485127">
              <w:t>1 Гц</w:t>
            </w:r>
          </w:p>
        </w:tc>
      </w:tr>
      <w:tr w:rsidR="00DB38AF" w:rsidRPr="00485127" w14:paraId="3F9D92C8" w14:textId="77777777" w:rsidTr="00345852">
        <w:trPr>
          <w:trHeight w:val="1144"/>
        </w:trPr>
        <w:tc>
          <w:tcPr>
            <w:tcW w:w="2518" w:type="dxa"/>
            <w:tcBorders>
              <w:top w:val="single" w:sz="4" w:space="0" w:color="auto"/>
              <w:left w:val="single" w:sz="4" w:space="0" w:color="auto"/>
              <w:bottom w:val="single" w:sz="4" w:space="0" w:color="auto"/>
              <w:right w:val="single" w:sz="4" w:space="0" w:color="auto"/>
            </w:tcBorders>
            <w:hideMark/>
          </w:tcPr>
          <w:p w14:paraId="30FA0175" w14:textId="77777777" w:rsidR="00DB38AF" w:rsidRPr="00485127" w:rsidRDefault="00DB38AF" w:rsidP="00D06563">
            <w:pPr>
              <w:pStyle w:val="228"/>
              <w:ind w:firstLine="0"/>
            </w:pPr>
            <w:r>
              <w:t>БИУС</w:t>
            </w:r>
          </w:p>
        </w:tc>
        <w:tc>
          <w:tcPr>
            <w:tcW w:w="1843" w:type="dxa"/>
            <w:tcBorders>
              <w:top w:val="single" w:sz="4" w:space="0" w:color="auto"/>
              <w:left w:val="single" w:sz="4" w:space="0" w:color="auto"/>
              <w:bottom w:val="single" w:sz="4" w:space="0" w:color="auto"/>
              <w:right w:val="single" w:sz="4" w:space="0" w:color="auto"/>
            </w:tcBorders>
            <w:hideMark/>
          </w:tcPr>
          <w:p w14:paraId="0216B5FB" w14:textId="77777777" w:rsidR="00DB38AF" w:rsidRDefault="00DB38AF" w:rsidP="00183184">
            <w:pPr>
              <w:pStyle w:val="228"/>
              <w:ind w:firstLine="0"/>
              <w:jc w:val="center"/>
              <w:rPr>
                <w:lang w:val="en-US"/>
              </w:rPr>
            </w:pPr>
            <w:r>
              <w:rPr>
                <w:lang w:val="en-US"/>
              </w:rPr>
              <w:t>Ethernet 1</w:t>
            </w:r>
          </w:p>
          <w:p w14:paraId="3C5014CF" w14:textId="77777777" w:rsidR="00DB38AF" w:rsidRPr="00485127" w:rsidRDefault="00DB38AF" w:rsidP="00183184">
            <w:pPr>
              <w:pStyle w:val="228"/>
              <w:ind w:firstLine="0"/>
              <w:jc w:val="center"/>
            </w:pPr>
            <w:r>
              <w:rPr>
                <w:lang w:val="en-US"/>
              </w:rPr>
              <w:t>Ethernet 2</w:t>
            </w:r>
          </w:p>
        </w:tc>
        <w:tc>
          <w:tcPr>
            <w:tcW w:w="1134" w:type="dxa"/>
            <w:tcBorders>
              <w:top w:val="single" w:sz="4" w:space="0" w:color="auto"/>
              <w:left w:val="single" w:sz="4" w:space="0" w:color="auto"/>
              <w:bottom w:val="single" w:sz="4" w:space="0" w:color="auto"/>
              <w:right w:val="single" w:sz="4" w:space="0" w:color="auto"/>
            </w:tcBorders>
            <w:hideMark/>
          </w:tcPr>
          <w:p w14:paraId="673B0CA3" w14:textId="77777777" w:rsidR="00DB38AF" w:rsidRPr="001819E8" w:rsidRDefault="00DB38AF" w:rsidP="00183184">
            <w:pPr>
              <w:pStyle w:val="228"/>
              <w:ind w:firstLine="0"/>
              <w:jc w:val="center"/>
            </w:pPr>
            <w:r>
              <w:t>Да</w:t>
            </w:r>
          </w:p>
        </w:tc>
        <w:tc>
          <w:tcPr>
            <w:tcW w:w="1417" w:type="dxa"/>
            <w:tcBorders>
              <w:top w:val="single" w:sz="4" w:space="0" w:color="auto"/>
              <w:left w:val="single" w:sz="4" w:space="0" w:color="auto"/>
              <w:bottom w:val="single" w:sz="4" w:space="0" w:color="auto"/>
              <w:right w:val="single" w:sz="4" w:space="0" w:color="auto"/>
            </w:tcBorders>
            <w:hideMark/>
          </w:tcPr>
          <w:p w14:paraId="5F60A5F9" w14:textId="77777777" w:rsidR="00DB38AF" w:rsidRPr="001819E8" w:rsidRDefault="00DB38AF" w:rsidP="00183184">
            <w:pPr>
              <w:pStyle w:val="228"/>
              <w:ind w:firstLine="0"/>
              <w:jc w:val="center"/>
            </w:pPr>
            <w:r>
              <w:t>Да</w:t>
            </w:r>
          </w:p>
        </w:tc>
        <w:tc>
          <w:tcPr>
            <w:tcW w:w="1276" w:type="dxa"/>
            <w:tcBorders>
              <w:top w:val="single" w:sz="4" w:space="0" w:color="auto"/>
              <w:left w:val="single" w:sz="4" w:space="0" w:color="auto"/>
              <w:bottom w:val="single" w:sz="4" w:space="0" w:color="auto"/>
              <w:right w:val="single" w:sz="4" w:space="0" w:color="auto"/>
            </w:tcBorders>
            <w:hideMark/>
          </w:tcPr>
          <w:p w14:paraId="19CC3CB7" w14:textId="77777777" w:rsidR="00DB38AF" w:rsidRPr="00485127" w:rsidRDefault="00620C79" w:rsidP="00183184">
            <w:pPr>
              <w:pStyle w:val="228"/>
              <w:ind w:firstLine="0"/>
              <w:jc w:val="center"/>
            </w:pPr>
            <w:r>
              <w:t>1</w:t>
            </w:r>
            <w:r w:rsidR="00DB38AF" w:rsidRPr="00485127">
              <w:t xml:space="preserve"> Гц</w:t>
            </w:r>
          </w:p>
        </w:tc>
        <w:tc>
          <w:tcPr>
            <w:tcW w:w="1276" w:type="dxa"/>
            <w:tcBorders>
              <w:top w:val="single" w:sz="4" w:space="0" w:color="auto"/>
              <w:left w:val="single" w:sz="4" w:space="0" w:color="auto"/>
              <w:bottom w:val="single" w:sz="4" w:space="0" w:color="auto"/>
              <w:right w:val="single" w:sz="4" w:space="0" w:color="auto"/>
            </w:tcBorders>
            <w:hideMark/>
          </w:tcPr>
          <w:p w14:paraId="4B420A9A" w14:textId="77777777" w:rsidR="00DB38AF" w:rsidRPr="00485127" w:rsidRDefault="00467178" w:rsidP="00183184">
            <w:pPr>
              <w:pStyle w:val="228"/>
              <w:ind w:firstLine="0"/>
              <w:jc w:val="center"/>
            </w:pPr>
            <w:r>
              <w:t>1</w:t>
            </w:r>
            <w:r w:rsidR="00DB38AF" w:rsidRPr="00485127">
              <w:t xml:space="preserve"> Гц</w:t>
            </w:r>
          </w:p>
        </w:tc>
      </w:tr>
      <w:tr w:rsidR="00DB38AF" w:rsidRPr="00485127" w14:paraId="012F04D3" w14:textId="77777777" w:rsidTr="00345852">
        <w:trPr>
          <w:trHeight w:val="1028"/>
        </w:trPr>
        <w:tc>
          <w:tcPr>
            <w:tcW w:w="2518" w:type="dxa"/>
            <w:tcBorders>
              <w:top w:val="single" w:sz="4" w:space="0" w:color="auto"/>
              <w:left w:val="single" w:sz="4" w:space="0" w:color="auto"/>
              <w:bottom w:val="single" w:sz="4" w:space="0" w:color="auto"/>
              <w:right w:val="single" w:sz="4" w:space="0" w:color="auto"/>
            </w:tcBorders>
            <w:hideMark/>
          </w:tcPr>
          <w:p w14:paraId="1B14DE85" w14:textId="77777777" w:rsidR="00DB38AF" w:rsidRPr="00485127" w:rsidRDefault="00DB38AF" w:rsidP="00D06563">
            <w:pPr>
              <w:pStyle w:val="228"/>
              <w:ind w:firstLine="0"/>
            </w:pPr>
            <w:r>
              <w:t>Навигационная система</w:t>
            </w:r>
          </w:p>
        </w:tc>
        <w:tc>
          <w:tcPr>
            <w:tcW w:w="1843" w:type="dxa"/>
            <w:tcBorders>
              <w:top w:val="single" w:sz="4" w:space="0" w:color="auto"/>
              <w:left w:val="single" w:sz="4" w:space="0" w:color="auto"/>
              <w:bottom w:val="single" w:sz="4" w:space="0" w:color="auto"/>
              <w:right w:val="single" w:sz="4" w:space="0" w:color="auto"/>
            </w:tcBorders>
            <w:hideMark/>
          </w:tcPr>
          <w:p w14:paraId="0AA96252" w14:textId="77777777" w:rsidR="00DB38AF" w:rsidRPr="001819E8" w:rsidRDefault="00DB38AF" w:rsidP="00183184">
            <w:pPr>
              <w:pStyle w:val="228"/>
              <w:ind w:firstLine="0"/>
              <w:jc w:val="center"/>
            </w:pPr>
            <w:r>
              <w:t>Манчестер</w:t>
            </w:r>
          </w:p>
        </w:tc>
        <w:tc>
          <w:tcPr>
            <w:tcW w:w="1134" w:type="dxa"/>
            <w:tcBorders>
              <w:top w:val="single" w:sz="4" w:space="0" w:color="auto"/>
              <w:left w:val="single" w:sz="4" w:space="0" w:color="auto"/>
              <w:bottom w:val="single" w:sz="4" w:space="0" w:color="auto"/>
              <w:right w:val="single" w:sz="4" w:space="0" w:color="auto"/>
            </w:tcBorders>
            <w:hideMark/>
          </w:tcPr>
          <w:p w14:paraId="1F2D9AA4" w14:textId="77777777" w:rsidR="00DB38AF" w:rsidRPr="001819E8" w:rsidRDefault="00070F1F" w:rsidP="00183184">
            <w:pPr>
              <w:pStyle w:val="228"/>
              <w:ind w:firstLine="0"/>
              <w:jc w:val="center"/>
            </w:pPr>
            <w:r>
              <w:t>Да</w:t>
            </w:r>
          </w:p>
        </w:tc>
        <w:tc>
          <w:tcPr>
            <w:tcW w:w="1417" w:type="dxa"/>
            <w:tcBorders>
              <w:top w:val="single" w:sz="4" w:space="0" w:color="auto"/>
              <w:left w:val="single" w:sz="4" w:space="0" w:color="auto"/>
              <w:bottom w:val="single" w:sz="4" w:space="0" w:color="auto"/>
              <w:right w:val="single" w:sz="4" w:space="0" w:color="auto"/>
            </w:tcBorders>
            <w:hideMark/>
          </w:tcPr>
          <w:p w14:paraId="3392378E" w14:textId="77777777" w:rsidR="00DB38AF" w:rsidRPr="001819E8" w:rsidRDefault="00070F1F" w:rsidP="00183184">
            <w:pPr>
              <w:pStyle w:val="228"/>
              <w:ind w:firstLine="0"/>
              <w:jc w:val="center"/>
            </w:pPr>
            <w:r>
              <w:t>Нет</w:t>
            </w:r>
          </w:p>
        </w:tc>
        <w:tc>
          <w:tcPr>
            <w:tcW w:w="1276" w:type="dxa"/>
            <w:tcBorders>
              <w:top w:val="single" w:sz="4" w:space="0" w:color="auto"/>
              <w:left w:val="single" w:sz="4" w:space="0" w:color="auto"/>
              <w:bottom w:val="single" w:sz="4" w:space="0" w:color="auto"/>
              <w:right w:val="single" w:sz="4" w:space="0" w:color="auto"/>
            </w:tcBorders>
            <w:hideMark/>
          </w:tcPr>
          <w:p w14:paraId="0B6A2259" w14:textId="77777777" w:rsidR="00DB38AF" w:rsidRPr="001819E8" w:rsidRDefault="00DB38AF" w:rsidP="00183184">
            <w:pPr>
              <w:pStyle w:val="228"/>
              <w:ind w:firstLine="0"/>
              <w:jc w:val="center"/>
            </w:pPr>
            <w:r>
              <w:t>0.25 Гц</w:t>
            </w:r>
          </w:p>
        </w:tc>
        <w:tc>
          <w:tcPr>
            <w:tcW w:w="1276" w:type="dxa"/>
            <w:tcBorders>
              <w:top w:val="single" w:sz="4" w:space="0" w:color="auto"/>
              <w:left w:val="single" w:sz="4" w:space="0" w:color="auto"/>
              <w:bottom w:val="single" w:sz="4" w:space="0" w:color="auto"/>
              <w:right w:val="single" w:sz="4" w:space="0" w:color="auto"/>
            </w:tcBorders>
            <w:hideMark/>
          </w:tcPr>
          <w:p w14:paraId="01B4690F" w14:textId="77777777" w:rsidR="00DB38AF" w:rsidRPr="00485127" w:rsidRDefault="00937922" w:rsidP="00183184">
            <w:pPr>
              <w:pStyle w:val="228"/>
              <w:ind w:firstLine="0"/>
              <w:jc w:val="center"/>
            </w:pPr>
            <w:r>
              <w:t>0.25 Гц</w:t>
            </w:r>
          </w:p>
        </w:tc>
      </w:tr>
      <w:tr w:rsidR="00DB38AF" w:rsidRPr="00485127" w14:paraId="47C38153" w14:textId="77777777" w:rsidTr="00345852">
        <w:trPr>
          <w:trHeight w:val="261"/>
        </w:trPr>
        <w:tc>
          <w:tcPr>
            <w:tcW w:w="2518" w:type="dxa"/>
            <w:tcBorders>
              <w:top w:val="single" w:sz="4" w:space="0" w:color="auto"/>
              <w:left w:val="single" w:sz="4" w:space="0" w:color="auto"/>
              <w:bottom w:val="single" w:sz="4" w:space="0" w:color="auto"/>
              <w:right w:val="single" w:sz="4" w:space="0" w:color="auto"/>
            </w:tcBorders>
            <w:hideMark/>
          </w:tcPr>
          <w:p w14:paraId="03D8B1C1" w14:textId="77777777" w:rsidR="00DB38AF" w:rsidRPr="00485127" w:rsidRDefault="00DB38AF" w:rsidP="00D06563">
            <w:pPr>
              <w:pStyle w:val="228"/>
              <w:ind w:firstLine="0"/>
            </w:pPr>
            <w:r>
              <w:t>Система единого времени</w:t>
            </w:r>
          </w:p>
        </w:tc>
        <w:tc>
          <w:tcPr>
            <w:tcW w:w="1843" w:type="dxa"/>
            <w:tcBorders>
              <w:top w:val="single" w:sz="4" w:space="0" w:color="auto"/>
              <w:left w:val="single" w:sz="4" w:space="0" w:color="auto"/>
              <w:bottom w:val="single" w:sz="4" w:space="0" w:color="auto"/>
              <w:right w:val="single" w:sz="4" w:space="0" w:color="auto"/>
            </w:tcBorders>
            <w:hideMark/>
          </w:tcPr>
          <w:p w14:paraId="2B27EBD6" w14:textId="77777777" w:rsidR="00DB38AF" w:rsidRDefault="00DB38AF" w:rsidP="00183184">
            <w:pPr>
              <w:pStyle w:val="228"/>
              <w:ind w:firstLine="0"/>
              <w:jc w:val="center"/>
            </w:pPr>
            <w:r w:rsidRPr="00485127">
              <w:t>Манчестер</w:t>
            </w:r>
            <w:r>
              <w:t xml:space="preserve"> 1</w:t>
            </w:r>
          </w:p>
          <w:p w14:paraId="358F3655" w14:textId="77777777" w:rsidR="00DB38AF" w:rsidRPr="00485127" w:rsidRDefault="00DB38AF" w:rsidP="00183184">
            <w:pPr>
              <w:pStyle w:val="228"/>
              <w:ind w:firstLine="0"/>
              <w:jc w:val="center"/>
            </w:pPr>
            <w:r>
              <w:t>Манчестер 2</w:t>
            </w:r>
          </w:p>
        </w:tc>
        <w:tc>
          <w:tcPr>
            <w:tcW w:w="1134" w:type="dxa"/>
            <w:tcBorders>
              <w:top w:val="single" w:sz="4" w:space="0" w:color="auto"/>
              <w:left w:val="single" w:sz="4" w:space="0" w:color="auto"/>
              <w:bottom w:val="single" w:sz="4" w:space="0" w:color="auto"/>
              <w:right w:val="single" w:sz="4" w:space="0" w:color="auto"/>
            </w:tcBorders>
            <w:hideMark/>
          </w:tcPr>
          <w:p w14:paraId="522432C5" w14:textId="77777777" w:rsidR="00DB38AF" w:rsidRPr="00485127" w:rsidRDefault="00070F1F" w:rsidP="00183184">
            <w:pPr>
              <w:pStyle w:val="228"/>
              <w:ind w:firstLine="0"/>
              <w:jc w:val="center"/>
            </w:pPr>
            <w:r>
              <w:t>Да</w:t>
            </w:r>
          </w:p>
        </w:tc>
        <w:tc>
          <w:tcPr>
            <w:tcW w:w="1417" w:type="dxa"/>
            <w:tcBorders>
              <w:top w:val="single" w:sz="4" w:space="0" w:color="auto"/>
              <w:left w:val="single" w:sz="4" w:space="0" w:color="auto"/>
              <w:bottom w:val="single" w:sz="4" w:space="0" w:color="auto"/>
              <w:right w:val="single" w:sz="4" w:space="0" w:color="auto"/>
            </w:tcBorders>
            <w:hideMark/>
          </w:tcPr>
          <w:p w14:paraId="51BC8BE1" w14:textId="77777777" w:rsidR="00DB38AF" w:rsidRPr="00485127" w:rsidRDefault="00070F1F" w:rsidP="00183184">
            <w:pPr>
              <w:pStyle w:val="228"/>
              <w:ind w:firstLine="0"/>
              <w:jc w:val="center"/>
            </w:pPr>
            <w:r>
              <w:t>Нет</w:t>
            </w:r>
          </w:p>
        </w:tc>
        <w:tc>
          <w:tcPr>
            <w:tcW w:w="1276" w:type="dxa"/>
            <w:tcBorders>
              <w:top w:val="single" w:sz="4" w:space="0" w:color="auto"/>
              <w:left w:val="single" w:sz="4" w:space="0" w:color="auto"/>
              <w:bottom w:val="single" w:sz="4" w:space="0" w:color="auto"/>
              <w:right w:val="single" w:sz="4" w:space="0" w:color="auto"/>
            </w:tcBorders>
            <w:hideMark/>
          </w:tcPr>
          <w:p w14:paraId="494F082F" w14:textId="77777777" w:rsidR="00DB38AF" w:rsidRPr="00485127" w:rsidRDefault="00DB38AF" w:rsidP="00183184">
            <w:pPr>
              <w:pStyle w:val="228"/>
              <w:ind w:firstLine="0"/>
              <w:jc w:val="center"/>
            </w:pPr>
            <w:r>
              <w:t>1</w:t>
            </w:r>
            <w:r w:rsidRPr="00485127">
              <w:t xml:space="preserve"> Гц</w:t>
            </w:r>
          </w:p>
        </w:tc>
        <w:tc>
          <w:tcPr>
            <w:tcW w:w="1276" w:type="dxa"/>
            <w:tcBorders>
              <w:top w:val="single" w:sz="4" w:space="0" w:color="auto"/>
              <w:left w:val="single" w:sz="4" w:space="0" w:color="auto"/>
              <w:bottom w:val="single" w:sz="4" w:space="0" w:color="auto"/>
              <w:right w:val="single" w:sz="4" w:space="0" w:color="auto"/>
            </w:tcBorders>
            <w:hideMark/>
          </w:tcPr>
          <w:p w14:paraId="77F9DDEB" w14:textId="77777777" w:rsidR="00DB38AF" w:rsidRPr="00485127" w:rsidRDefault="00DB38AF" w:rsidP="00183184">
            <w:pPr>
              <w:pStyle w:val="228"/>
              <w:ind w:firstLine="0"/>
              <w:jc w:val="center"/>
            </w:pPr>
            <w:r>
              <w:t>1</w:t>
            </w:r>
            <w:r w:rsidRPr="00485127">
              <w:t xml:space="preserve"> Гц</w:t>
            </w:r>
          </w:p>
        </w:tc>
      </w:tr>
    </w:tbl>
    <w:p w14:paraId="324517DB" w14:textId="77777777" w:rsidR="009B26DA" w:rsidRDefault="009B26DA" w:rsidP="00411E56">
      <w:pPr>
        <w:pStyle w:val="228"/>
        <w:ind w:firstLine="709"/>
      </w:pPr>
    </w:p>
    <w:p w14:paraId="1FB10A12" w14:textId="77777777" w:rsidR="00411E56" w:rsidRDefault="00411E56" w:rsidP="00411E56">
      <w:pPr>
        <w:pStyle w:val="228"/>
        <w:ind w:firstLine="709"/>
      </w:pPr>
      <w:r>
        <w:t xml:space="preserve">Реализация </w:t>
      </w:r>
      <w:r w:rsidRPr="009C686A">
        <w:t xml:space="preserve">ПО СВС </w:t>
      </w:r>
      <w:r>
        <w:t>предполагает несколько подходов</w:t>
      </w:r>
      <w:r w:rsidRPr="009C686A">
        <w:t xml:space="preserve">: </w:t>
      </w:r>
    </w:p>
    <w:p w14:paraId="65DC2263" w14:textId="77777777" w:rsidR="00411E56" w:rsidRDefault="00411E56" w:rsidP="00411E56">
      <w:pPr>
        <w:pStyle w:val="228"/>
        <w:numPr>
          <w:ilvl w:val="0"/>
          <w:numId w:val="18"/>
        </w:numPr>
      </w:pPr>
      <w:r w:rsidRPr="009C686A">
        <w:t xml:space="preserve">однопоточным процессом </w:t>
      </w:r>
    </w:p>
    <w:p w14:paraId="4920259A" w14:textId="77777777" w:rsidR="00411E56" w:rsidRDefault="00411E56" w:rsidP="00411E56">
      <w:pPr>
        <w:pStyle w:val="228"/>
        <w:numPr>
          <w:ilvl w:val="0"/>
          <w:numId w:val="18"/>
        </w:numPr>
      </w:pPr>
      <w:r w:rsidRPr="009C686A">
        <w:t>многопоточным процессом</w:t>
      </w:r>
    </w:p>
    <w:p w14:paraId="714F6586" w14:textId="77777777" w:rsidR="00411E56" w:rsidRDefault="00411E56" w:rsidP="00411E56">
      <w:pPr>
        <w:pStyle w:val="228"/>
        <w:numPr>
          <w:ilvl w:val="0"/>
          <w:numId w:val="18"/>
        </w:numPr>
      </w:pPr>
      <w:r>
        <w:t>несколькими процессами</w:t>
      </w:r>
    </w:p>
    <w:p w14:paraId="0DF6CB0E" w14:textId="77777777" w:rsidR="00411E56" w:rsidRPr="009C686A" w:rsidRDefault="00411E56" w:rsidP="00411E56">
      <w:pPr>
        <w:pStyle w:val="228"/>
      </w:pPr>
      <w:r>
        <w:t>Необходимо оценить достоинства и недостатки</w:t>
      </w:r>
      <w:r w:rsidRPr="009C686A">
        <w:t xml:space="preserve"> </w:t>
      </w:r>
      <w:r>
        <w:t>этих способов</w:t>
      </w:r>
      <w:r w:rsidRPr="009C686A">
        <w:t xml:space="preserve">, для того чтобы выбрать наиболее </w:t>
      </w:r>
      <w:r>
        <w:t>подходящую</w:t>
      </w:r>
      <w:r w:rsidRPr="009C686A">
        <w:t xml:space="preserve"> структуру. </w:t>
      </w:r>
    </w:p>
    <w:p w14:paraId="4FD897D9" w14:textId="77777777" w:rsidR="00411E56" w:rsidRPr="009C686A" w:rsidRDefault="00411E56" w:rsidP="00411E56">
      <w:pPr>
        <w:pStyle w:val="228"/>
      </w:pPr>
      <w:r>
        <w:t>В рамках</w:t>
      </w:r>
      <w:r w:rsidRPr="009C686A">
        <w:t xml:space="preserve"> однопоточного процесса задачи обмена с подсистемами выполняются последовательно</w:t>
      </w:r>
      <w:r>
        <w:t xml:space="preserve"> без приоритетности, </w:t>
      </w:r>
      <w:r w:rsidRPr="009C686A">
        <w:t xml:space="preserve">так как они реализуются в одном потоке и имеют общий приоритет. </w:t>
      </w:r>
      <w:r>
        <w:t xml:space="preserve">Обмен с внешними системами </w:t>
      </w:r>
      <w:r w:rsidRPr="009C686A">
        <w:t xml:space="preserve"> может использовать ресурсы только одного процессора. </w:t>
      </w:r>
      <w:r>
        <w:t>Недостаток</w:t>
      </w:r>
      <w:r w:rsidRPr="009C686A">
        <w:t xml:space="preserve"> такой структуры </w:t>
      </w:r>
      <w:r>
        <w:t xml:space="preserve">заключается </w:t>
      </w:r>
      <w:r w:rsidRPr="009C686A">
        <w:t xml:space="preserve">в том, что данная структура не использует в полной </w:t>
      </w:r>
      <w:r w:rsidRPr="009C686A">
        <w:lastRenderedPageBreak/>
        <w:t>мере возможности многопроцессорной системы</w:t>
      </w:r>
      <w:r>
        <w:t>, а задачи зависят друг от друга</w:t>
      </w:r>
      <w:r w:rsidRPr="009C686A">
        <w:t xml:space="preserve">. </w:t>
      </w:r>
      <w:r>
        <w:t>В тоже время о</w:t>
      </w:r>
      <w:r w:rsidRPr="009C686A">
        <w:t xml:space="preserve">дин процесс с множеством </w:t>
      </w:r>
      <w:r>
        <w:t>потоком</w:t>
      </w:r>
      <w:r w:rsidRPr="009C686A">
        <w:t xml:space="preserve"> имеет </w:t>
      </w:r>
      <w:r>
        <w:t>преимущества, такие как высокая эффективность и меньшее потребление системных ресурсов благодаря общему доступу к данным. Однако,</w:t>
      </w:r>
      <w:r w:rsidRPr="009C686A">
        <w:t xml:space="preserve"> многопоточно</w:t>
      </w:r>
      <w:r>
        <w:t>сть</w:t>
      </w:r>
      <w:r w:rsidRPr="009C686A">
        <w:t xml:space="preserve"> </w:t>
      </w:r>
      <w:r>
        <w:t xml:space="preserve">требует точную </w:t>
      </w:r>
      <w:r w:rsidRPr="009C686A">
        <w:t xml:space="preserve">синхронизацию потоков </w:t>
      </w:r>
      <w:r>
        <w:t xml:space="preserve">для предотвращения ошибок и потери данных </w:t>
      </w:r>
      <w:r w:rsidRPr="009C686A">
        <w:t xml:space="preserve">в каждой программе. </w:t>
      </w:r>
    </w:p>
    <w:p w14:paraId="43464FC6" w14:textId="77777777" w:rsidR="00411E56" w:rsidRPr="009C686A" w:rsidRDefault="00411E56" w:rsidP="00411E56">
      <w:pPr>
        <w:pStyle w:val="228"/>
      </w:pPr>
      <w:r w:rsidRPr="009C686A">
        <w:t xml:space="preserve">Потоки обмена, </w:t>
      </w:r>
      <w:r>
        <w:t xml:space="preserve">взаимодействующие </w:t>
      </w:r>
      <w:r w:rsidRPr="009C686A">
        <w:t xml:space="preserve">с внешними системами, должны </w:t>
      </w:r>
      <w:r>
        <w:t>быть организованы таким образом, чтобы обеспечить</w:t>
      </w:r>
      <w:r w:rsidRPr="009C686A">
        <w:t xml:space="preserve"> </w:t>
      </w:r>
      <w:r>
        <w:t xml:space="preserve">работу в режиме реального </w:t>
      </w:r>
      <w:r w:rsidRPr="009C686A">
        <w:t xml:space="preserve">времени и должны иметь собственные таймеры для обеспечения частоты обмена, </w:t>
      </w:r>
      <w:r w:rsidR="00183184">
        <w:t>соответствующие</w:t>
      </w:r>
      <w:r>
        <w:t xml:space="preserve"> протоколу. Для этого необходимо</w:t>
      </w:r>
      <w:r w:rsidRPr="009C686A">
        <w:t xml:space="preserve"> каждый поток процесса связать со своей прикладной нитью, </w:t>
      </w:r>
      <w:r>
        <w:t>для оптимального управления</w:t>
      </w:r>
      <w:r w:rsidRPr="009C686A">
        <w:t xml:space="preserve">. </w:t>
      </w:r>
    </w:p>
    <w:p w14:paraId="7B6F4700" w14:textId="77777777" w:rsidR="00411E56" w:rsidRDefault="00411E56" w:rsidP="00DB38AF">
      <w:pPr>
        <w:pStyle w:val="228"/>
      </w:pPr>
      <w:r>
        <w:t>Исходя из анализа</w:t>
      </w:r>
      <w:r w:rsidRPr="009C686A">
        <w:t xml:space="preserve">, </w:t>
      </w:r>
      <w:r>
        <w:t>струк</w:t>
      </w:r>
      <w:r w:rsidRPr="009C686A">
        <w:t xml:space="preserve">тура ПО СВС, </w:t>
      </w:r>
      <w:r>
        <w:t>основанная на</w:t>
      </w:r>
      <w:r w:rsidRPr="009C686A">
        <w:t xml:space="preserve"> од</w:t>
      </w:r>
      <w:r>
        <w:t>ном</w:t>
      </w:r>
      <w:r w:rsidRPr="009C686A">
        <w:t xml:space="preserve"> процесс</w:t>
      </w:r>
      <w:r>
        <w:t>е</w:t>
      </w:r>
      <w:r w:rsidRPr="009C686A">
        <w:t xml:space="preserve"> </w:t>
      </w:r>
      <w:r>
        <w:t xml:space="preserve">с </w:t>
      </w:r>
      <w:r w:rsidRPr="009C686A">
        <w:t>множество</w:t>
      </w:r>
      <w:r>
        <w:t>м</w:t>
      </w:r>
      <w:r w:rsidRPr="009C686A">
        <w:t xml:space="preserve"> связных потоков, реализующих задачи обмена с внешними системами, не </w:t>
      </w:r>
      <w:r>
        <w:t>является наилучшим решением из-за необходимости активного участия ядра в синхронизации и планирования</w:t>
      </w:r>
      <w:r w:rsidR="0016067D">
        <w:t xml:space="preserve">. Учитывая </w:t>
      </w:r>
      <w:r>
        <w:t>функциональную независимость задач обмена данными с внешними системами, предпочтительным решением будет создание отдельного процесса для каждой задачи, имеющего несколько потоков.</w:t>
      </w:r>
      <w:r w:rsidRPr="009C686A">
        <w:t xml:space="preserve"> Такая структура ПО наилучшим образом подходит для </w:t>
      </w:r>
      <w:r>
        <w:t>решения данной проблемы</w:t>
      </w:r>
      <w:r w:rsidRPr="009C686A">
        <w:t xml:space="preserve">. </w:t>
      </w:r>
      <w:r>
        <w:t xml:space="preserve">Такой подход не только улучшит производительность, но и облегчит отладку программы, позволяя тестировать модули по отдельности без необходимости перекомпилирования всего приложения в случае изменений в многопоточной структуре. </w:t>
      </w:r>
    </w:p>
    <w:p w14:paraId="7703D6AA" w14:textId="77777777" w:rsidR="0016067D" w:rsidRDefault="00467178" w:rsidP="0016067D">
      <w:pPr>
        <w:pStyle w:val="228"/>
      </w:pPr>
      <w:r>
        <w:t>Т</w:t>
      </w:r>
      <w:r w:rsidR="00070F1F">
        <w:t xml:space="preserve">ак как по протоколу </w:t>
      </w:r>
      <w:r>
        <w:t xml:space="preserve">системы </w:t>
      </w:r>
      <w:r w:rsidR="00847365">
        <w:t>должны обменива</w:t>
      </w:r>
      <w:r>
        <w:t>т</w:t>
      </w:r>
      <w:r w:rsidR="00847365">
        <w:t>ь</w:t>
      </w:r>
      <w:r>
        <w:t>ся данными по разным и</w:t>
      </w:r>
      <w:r w:rsidR="00070F1F">
        <w:t>н</w:t>
      </w:r>
      <w:r>
        <w:t>терфейс</w:t>
      </w:r>
      <w:r w:rsidR="00070F1F">
        <w:t>а</w:t>
      </w:r>
      <w:r>
        <w:t xml:space="preserve">м связи, для </w:t>
      </w:r>
      <w:r w:rsidR="00847365">
        <w:t>их взаимодействия</w:t>
      </w:r>
      <w:r w:rsidR="000429F4">
        <w:t xml:space="preserve"> </w:t>
      </w:r>
      <w:r w:rsidR="00847365">
        <w:t xml:space="preserve">будут использоваться </w:t>
      </w:r>
      <w:r w:rsidR="00EE2426">
        <w:t>отдельные задачи, отображено в таблице Т.</w:t>
      </w:r>
    </w:p>
    <w:p w14:paraId="694F27C6" w14:textId="77777777" w:rsidR="00EE2426" w:rsidRDefault="00EE2426" w:rsidP="00EE2426">
      <w:pPr>
        <w:pStyle w:val="228"/>
        <w:ind w:firstLine="0"/>
      </w:pPr>
      <w:r>
        <w:t>Таблица Т</w:t>
      </w:r>
      <w:r w:rsidR="009919AE">
        <w:t xml:space="preserve"> </w:t>
      </w:r>
      <w:r w:rsidR="009919AE" w:rsidRPr="009919AE">
        <w:t>–</w:t>
      </w:r>
      <w:r>
        <w:t xml:space="preserve"> Названия систем и задач</w:t>
      </w:r>
    </w:p>
    <w:tbl>
      <w:tblPr>
        <w:tblStyle w:val="af3"/>
        <w:tblW w:w="0" w:type="auto"/>
        <w:jc w:val="center"/>
        <w:tblLook w:val="04A0" w:firstRow="1" w:lastRow="0" w:firstColumn="1" w:lastColumn="0" w:noHBand="0" w:noVBand="1"/>
      </w:tblPr>
      <w:tblGrid>
        <w:gridCol w:w="5513"/>
        <w:gridCol w:w="2272"/>
      </w:tblGrid>
      <w:tr w:rsidR="00EE2426" w14:paraId="16164180" w14:textId="77777777" w:rsidTr="00BB10FA">
        <w:trPr>
          <w:jc w:val="center"/>
        </w:trPr>
        <w:tc>
          <w:tcPr>
            <w:tcW w:w="5513" w:type="dxa"/>
          </w:tcPr>
          <w:p w14:paraId="1CB5C60D" w14:textId="77777777" w:rsidR="00EE2426" w:rsidRDefault="00EE2426" w:rsidP="0016067D">
            <w:pPr>
              <w:pStyle w:val="228"/>
              <w:ind w:firstLine="0"/>
            </w:pPr>
            <w:r>
              <w:lastRenderedPageBreak/>
              <w:t>Название системы</w:t>
            </w:r>
          </w:p>
        </w:tc>
        <w:tc>
          <w:tcPr>
            <w:tcW w:w="2272" w:type="dxa"/>
          </w:tcPr>
          <w:p w14:paraId="047BA283" w14:textId="77777777" w:rsidR="00EE2426" w:rsidRDefault="00EE2426" w:rsidP="0016067D">
            <w:pPr>
              <w:pStyle w:val="228"/>
              <w:ind w:firstLine="0"/>
            </w:pPr>
            <w:r>
              <w:t>Название задачи</w:t>
            </w:r>
          </w:p>
        </w:tc>
      </w:tr>
      <w:tr w:rsidR="00EE2426" w14:paraId="5BB980E3" w14:textId="77777777" w:rsidTr="00BB10FA">
        <w:trPr>
          <w:jc w:val="center"/>
        </w:trPr>
        <w:tc>
          <w:tcPr>
            <w:tcW w:w="5513" w:type="dxa"/>
          </w:tcPr>
          <w:p w14:paraId="6EDB9108" w14:textId="77777777" w:rsidR="00EE2426" w:rsidRDefault="00EE2426" w:rsidP="00EE2426">
            <w:pPr>
              <w:pStyle w:val="228"/>
              <w:ind w:firstLine="0"/>
            </w:pPr>
            <w:r>
              <w:t>М</w:t>
            </w:r>
            <w:r w:rsidRPr="00D674E3">
              <w:t>етеорологическ</w:t>
            </w:r>
            <w:r>
              <w:t>ая система</w:t>
            </w:r>
          </w:p>
        </w:tc>
        <w:tc>
          <w:tcPr>
            <w:tcW w:w="2272" w:type="dxa"/>
          </w:tcPr>
          <w:p w14:paraId="7857CF52" w14:textId="77777777" w:rsidR="00EE2426" w:rsidRDefault="00EE2426" w:rsidP="0016067D">
            <w:pPr>
              <w:pStyle w:val="228"/>
              <w:ind w:firstLine="0"/>
            </w:pPr>
            <w:proofErr w:type="spellStart"/>
            <w:r w:rsidRPr="00D674E3">
              <w:rPr>
                <w:lang w:val="en-US"/>
              </w:rPr>
              <w:t>svs</w:t>
            </w:r>
            <w:proofErr w:type="spellEnd"/>
            <w:r w:rsidRPr="00D674E3">
              <w:t>_</w:t>
            </w:r>
            <w:proofErr w:type="spellStart"/>
            <w:r w:rsidRPr="00D674E3">
              <w:rPr>
                <w:lang w:val="en-US"/>
              </w:rPr>
              <w:t>mk</w:t>
            </w:r>
            <w:proofErr w:type="spellEnd"/>
          </w:p>
        </w:tc>
      </w:tr>
      <w:tr w:rsidR="00EE2426" w14:paraId="1193D126" w14:textId="77777777" w:rsidTr="00BB10FA">
        <w:trPr>
          <w:jc w:val="center"/>
        </w:trPr>
        <w:tc>
          <w:tcPr>
            <w:tcW w:w="5513" w:type="dxa"/>
          </w:tcPr>
          <w:p w14:paraId="7692674B" w14:textId="77777777" w:rsidR="00EE2426" w:rsidRDefault="00EE2426" w:rsidP="0016067D">
            <w:pPr>
              <w:pStyle w:val="228"/>
              <w:ind w:firstLine="0"/>
            </w:pPr>
            <w:r>
              <w:t>Навигационная система</w:t>
            </w:r>
          </w:p>
        </w:tc>
        <w:tc>
          <w:tcPr>
            <w:tcW w:w="2272" w:type="dxa"/>
          </w:tcPr>
          <w:p w14:paraId="6991987D" w14:textId="77777777" w:rsidR="00EE2426" w:rsidRDefault="00EE2426" w:rsidP="0016067D">
            <w:pPr>
              <w:pStyle w:val="228"/>
              <w:ind w:firstLine="0"/>
            </w:pPr>
            <w:proofErr w:type="spellStart"/>
            <w:r w:rsidRPr="00D674E3">
              <w:rPr>
                <w:lang w:val="en-US"/>
              </w:rPr>
              <w:t>svs</w:t>
            </w:r>
            <w:proofErr w:type="spellEnd"/>
            <w:r w:rsidRPr="00D674E3">
              <w:t>_</w:t>
            </w:r>
            <w:proofErr w:type="spellStart"/>
            <w:r>
              <w:rPr>
                <w:lang w:val="en-US"/>
              </w:rPr>
              <w:t>n</w:t>
            </w:r>
            <w:r w:rsidRPr="00D674E3">
              <w:rPr>
                <w:lang w:val="en-US"/>
              </w:rPr>
              <w:t>k</w:t>
            </w:r>
            <w:proofErr w:type="spellEnd"/>
          </w:p>
        </w:tc>
      </w:tr>
      <w:tr w:rsidR="00EE2426" w14:paraId="7DAA8877" w14:textId="77777777" w:rsidTr="00BB10FA">
        <w:trPr>
          <w:jc w:val="center"/>
        </w:trPr>
        <w:tc>
          <w:tcPr>
            <w:tcW w:w="5513" w:type="dxa"/>
          </w:tcPr>
          <w:p w14:paraId="6ECB5B32" w14:textId="77777777" w:rsidR="00EE2426" w:rsidRDefault="00EE2426" w:rsidP="0016067D">
            <w:pPr>
              <w:pStyle w:val="228"/>
              <w:ind w:firstLine="0"/>
            </w:pPr>
            <w:r>
              <w:t>Система единого времени</w:t>
            </w:r>
          </w:p>
        </w:tc>
        <w:tc>
          <w:tcPr>
            <w:tcW w:w="2272" w:type="dxa"/>
          </w:tcPr>
          <w:p w14:paraId="0A767671" w14:textId="77777777" w:rsidR="00EE2426" w:rsidRDefault="00EE2426" w:rsidP="0016067D">
            <w:pPr>
              <w:pStyle w:val="228"/>
              <w:ind w:firstLine="0"/>
            </w:pPr>
            <w:proofErr w:type="spellStart"/>
            <w:r w:rsidRPr="00D674E3">
              <w:rPr>
                <w:lang w:val="en-US"/>
              </w:rPr>
              <w:t>svs</w:t>
            </w:r>
            <w:proofErr w:type="spellEnd"/>
            <w:r w:rsidRPr="00D674E3">
              <w:t>_</w:t>
            </w:r>
            <w:proofErr w:type="spellStart"/>
            <w:r>
              <w:rPr>
                <w:lang w:val="en-US"/>
              </w:rPr>
              <w:t>sev</w:t>
            </w:r>
            <w:proofErr w:type="spellEnd"/>
          </w:p>
        </w:tc>
      </w:tr>
      <w:tr w:rsidR="00EE2426" w14:paraId="1FC96BBB" w14:textId="77777777" w:rsidTr="00BB10FA">
        <w:trPr>
          <w:trHeight w:val="113"/>
          <w:jc w:val="center"/>
        </w:trPr>
        <w:tc>
          <w:tcPr>
            <w:tcW w:w="5513" w:type="dxa"/>
          </w:tcPr>
          <w:p w14:paraId="12423F02" w14:textId="77777777" w:rsidR="00EE2426" w:rsidRDefault="00EE2426" w:rsidP="0016067D">
            <w:pPr>
              <w:pStyle w:val="228"/>
              <w:ind w:firstLine="0"/>
            </w:pPr>
            <w:r>
              <w:t>БИУС</w:t>
            </w:r>
          </w:p>
        </w:tc>
        <w:tc>
          <w:tcPr>
            <w:tcW w:w="2272" w:type="dxa"/>
          </w:tcPr>
          <w:p w14:paraId="1277FA49" w14:textId="77777777" w:rsidR="00EE2426" w:rsidRDefault="00EE2426" w:rsidP="0016067D">
            <w:pPr>
              <w:pStyle w:val="228"/>
              <w:ind w:firstLine="0"/>
            </w:pPr>
            <w:proofErr w:type="spellStart"/>
            <w:r>
              <w:rPr>
                <w:lang w:val="en-US"/>
              </w:rPr>
              <w:t>svs</w:t>
            </w:r>
            <w:proofErr w:type="spellEnd"/>
            <w:r w:rsidRPr="0016258F">
              <w:t>_</w:t>
            </w:r>
            <w:proofErr w:type="spellStart"/>
            <w:r>
              <w:rPr>
                <w:lang w:val="en-US"/>
              </w:rPr>
              <w:t>bius</w:t>
            </w:r>
            <w:proofErr w:type="spellEnd"/>
          </w:p>
        </w:tc>
      </w:tr>
      <w:tr w:rsidR="00EE2426" w14:paraId="4AA1D5CD" w14:textId="77777777" w:rsidTr="00BB10FA">
        <w:trPr>
          <w:trHeight w:val="363"/>
          <w:jc w:val="center"/>
        </w:trPr>
        <w:tc>
          <w:tcPr>
            <w:tcW w:w="5513" w:type="dxa"/>
          </w:tcPr>
          <w:p w14:paraId="0D36BB08" w14:textId="77777777" w:rsidR="00EE2426" w:rsidRDefault="00EE2426" w:rsidP="0016067D">
            <w:pPr>
              <w:pStyle w:val="228"/>
              <w:ind w:firstLine="0"/>
            </w:pPr>
            <w:r>
              <w:t xml:space="preserve">Рассылка </w:t>
            </w:r>
            <w:proofErr w:type="spellStart"/>
            <w:r>
              <w:t>общекомплексных</w:t>
            </w:r>
            <w:proofErr w:type="spellEnd"/>
            <w:r>
              <w:t xml:space="preserve"> данных</w:t>
            </w:r>
          </w:p>
        </w:tc>
        <w:tc>
          <w:tcPr>
            <w:tcW w:w="2272" w:type="dxa"/>
          </w:tcPr>
          <w:p w14:paraId="07B1CA12" w14:textId="77777777" w:rsidR="00EE2426" w:rsidRDefault="00EE2426" w:rsidP="0016067D">
            <w:pPr>
              <w:pStyle w:val="228"/>
              <w:ind w:firstLine="0"/>
            </w:pPr>
            <w:r>
              <w:rPr>
                <w:lang w:val="en-US"/>
              </w:rPr>
              <w:t>common</w:t>
            </w:r>
            <w:r w:rsidRPr="00EF1D9F">
              <w:t>_</w:t>
            </w:r>
            <w:proofErr w:type="spellStart"/>
            <w:r>
              <w:rPr>
                <w:lang w:val="en-US"/>
              </w:rPr>
              <w:t>svs</w:t>
            </w:r>
            <w:proofErr w:type="spellEnd"/>
          </w:p>
        </w:tc>
      </w:tr>
    </w:tbl>
    <w:p w14:paraId="3D93FB54" w14:textId="77777777" w:rsidR="00EE2426" w:rsidRDefault="00EE2426" w:rsidP="0016067D">
      <w:pPr>
        <w:pStyle w:val="228"/>
      </w:pPr>
    </w:p>
    <w:p w14:paraId="711DA7E5" w14:textId="77777777" w:rsidR="0016258F" w:rsidRPr="0016258F" w:rsidRDefault="0016258F" w:rsidP="0016258F">
      <w:pPr>
        <w:pStyle w:val="228"/>
      </w:pPr>
      <w:r w:rsidRPr="0016258F">
        <w:t xml:space="preserve">Схема </w:t>
      </w:r>
      <w:r w:rsidR="003D1673">
        <w:t xml:space="preserve">взаимодействия систем </w:t>
      </w:r>
      <w:r w:rsidRPr="0016258F">
        <w:t>ПО СВС</w:t>
      </w:r>
      <w:r w:rsidR="003D1673">
        <w:t xml:space="preserve"> по протоколам связи</w:t>
      </w:r>
      <w:r w:rsidRPr="0016258F">
        <w:t xml:space="preserve"> </w:t>
      </w:r>
      <w:r w:rsidR="003D1673">
        <w:t>изображена</w:t>
      </w:r>
      <w:r w:rsidRPr="0016258F">
        <w:t xml:space="preserve"> на рисунке 9.</w:t>
      </w:r>
    </w:p>
    <w:p w14:paraId="19BEE8FD" w14:textId="77777777" w:rsidR="008F762D" w:rsidRDefault="0016258F" w:rsidP="0054077C">
      <w:pPr>
        <w:pStyle w:val="228"/>
        <w:ind w:firstLine="0"/>
        <w:jc w:val="center"/>
      </w:pPr>
      <w:r>
        <w:rPr>
          <w:noProof/>
        </w:rPr>
        <w:drawing>
          <wp:inline distT="0" distB="0" distL="0" distR="0" wp14:anchorId="29016813" wp14:editId="36026E9B">
            <wp:extent cx="5939790" cy="3148957"/>
            <wp:effectExtent l="0" t="0" r="3810" b="0"/>
            <wp:docPr id="23" name="Рисунок 23" descr="C:\Users\F.bocharov\Desktop\111\jos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bocharov\Desktop\111\josk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148957"/>
                    </a:xfrm>
                    <a:prstGeom prst="rect">
                      <a:avLst/>
                    </a:prstGeom>
                    <a:noFill/>
                    <a:ln>
                      <a:noFill/>
                    </a:ln>
                  </pic:spPr>
                </pic:pic>
              </a:graphicData>
            </a:graphic>
          </wp:inline>
        </w:drawing>
      </w:r>
    </w:p>
    <w:p w14:paraId="4BFD01DC" w14:textId="77777777" w:rsidR="008F762D" w:rsidRDefault="008F762D" w:rsidP="0054077C">
      <w:pPr>
        <w:pStyle w:val="228"/>
        <w:ind w:firstLine="0"/>
        <w:jc w:val="center"/>
      </w:pPr>
      <w:r>
        <w:t>Рисунок 9</w:t>
      </w:r>
      <w:r w:rsidR="002A3BF9">
        <w:t xml:space="preserve"> –</w:t>
      </w:r>
      <w:r>
        <w:t xml:space="preserve"> </w:t>
      </w:r>
      <w:r w:rsidR="00620C79">
        <w:t xml:space="preserve">Схема </w:t>
      </w:r>
      <w:r w:rsidR="005A1B27">
        <w:t xml:space="preserve">взаимодействия </w:t>
      </w:r>
      <w:r w:rsidR="000F12C4">
        <w:t xml:space="preserve">систем по </w:t>
      </w:r>
      <w:r w:rsidR="005A1B27">
        <w:t xml:space="preserve">протоколам </w:t>
      </w:r>
      <w:r w:rsidR="000F12C4">
        <w:t>связи</w:t>
      </w:r>
    </w:p>
    <w:p w14:paraId="443D277E" w14:textId="77777777" w:rsidR="0090705A" w:rsidRDefault="00DB38AF" w:rsidP="008F762D">
      <w:pPr>
        <w:pStyle w:val="228"/>
      </w:pPr>
      <w:r w:rsidRPr="00485127">
        <w:t>ПО обмена должно обеспечивать контроль принимаемых данных и каналов связи с внешними системами</w:t>
      </w:r>
      <w:r w:rsidRPr="00DB38AF">
        <w:t xml:space="preserve">. </w:t>
      </w:r>
      <w:r w:rsidR="00485127" w:rsidRPr="00485127">
        <w:t xml:space="preserve">Данные контроля, фиксирующие состояния каналов обмена с внешними системами, должны передаваться задачей обмена в систему контроля комплекса. Информация, которой </w:t>
      </w:r>
      <w:r w:rsidRPr="00485127">
        <w:lastRenderedPageBreak/>
        <w:t>обменива</w:t>
      </w:r>
      <w:r>
        <w:t>е</w:t>
      </w:r>
      <w:r w:rsidRPr="00485127">
        <w:t xml:space="preserve">тся </w:t>
      </w:r>
      <w:r w:rsidR="00A22C25">
        <w:t>ЦВК и внешние системы, отображается</w:t>
      </w:r>
      <w:r w:rsidR="00485127" w:rsidRPr="00485127">
        <w:t xml:space="preserve"> на табло </w:t>
      </w:r>
      <w:r w:rsidR="00485127" w:rsidRPr="00485127">
        <w:rPr>
          <w:bCs/>
        </w:rPr>
        <w:t>системы отображения, регистрации, документирования и управления (</w:t>
      </w:r>
      <w:proofErr w:type="spellStart"/>
      <w:r w:rsidR="00485127" w:rsidRPr="00485127">
        <w:t>СОРДиУ</w:t>
      </w:r>
      <w:proofErr w:type="spellEnd"/>
      <w:r w:rsidR="00485127" w:rsidRPr="00485127">
        <w:t xml:space="preserve">). Примерный вид отображаемой информации приведен на рисунке </w:t>
      </w:r>
      <w:r w:rsidR="009C686A">
        <w:t>10</w:t>
      </w:r>
      <w:r w:rsidR="00485127" w:rsidRPr="00485127">
        <w:t>.</w:t>
      </w:r>
    </w:p>
    <w:p w14:paraId="7920ED0E" w14:textId="77777777" w:rsidR="009C686A" w:rsidRDefault="00101482" w:rsidP="009C686A">
      <w:pPr>
        <w:pStyle w:val="228"/>
        <w:ind w:firstLine="0"/>
        <w:jc w:val="center"/>
        <w:rPr>
          <w:noProof/>
        </w:rPr>
      </w:pPr>
      <w:r>
        <w:rPr>
          <w:noProof/>
        </w:rPr>
        <w:drawing>
          <wp:inline distT="0" distB="0" distL="0" distR="0" wp14:anchorId="1659F1A6" wp14:editId="13982FC5">
            <wp:extent cx="5772561" cy="11470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02" r="712"/>
                    <a:stretch/>
                  </pic:blipFill>
                  <pic:spPr bwMode="auto">
                    <a:xfrm>
                      <a:off x="0" y="0"/>
                      <a:ext cx="5796432" cy="1151786"/>
                    </a:xfrm>
                    <a:prstGeom prst="rect">
                      <a:avLst/>
                    </a:prstGeom>
                    <a:ln>
                      <a:noFill/>
                    </a:ln>
                    <a:extLst>
                      <a:ext uri="{53640926-AAD7-44D8-BBD7-CCE9431645EC}">
                        <a14:shadowObscured xmlns:a14="http://schemas.microsoft.com/office/drawing/2010/main"/>
                      </a:ext>
                    </a:extLst>
                  </pic:spPr>
                </pic:pic>
              </a:graphicData>
            </a:graphic>
          </wp:inline>
        </w:drawing>
      </w:r>
    </w:p>
    <w:p w14:paraId="7F331B95" w14:textId="77777777" w:rsidR="00101482" w:rsidRPr="0016067D" w:rsidRDefault="009C686A" w:rsidP="0016067D">
      <w:pPr>
        <w:pStyle w:val="228"/>
        <w:ind w:firstLine="0"/>
        <w:jc w:val="center"/>
        <w:rPr>
          <w:noProof/>
        </w:rPr>
      </w:pPr>
      <w:r>
        <w:rPr>
          <w:noProof/>
        </w:rPr>
        <w:t>Рисунок 10</w:t>
      </w:r>
      <w:r w:rsidR="002A3BF9">
        <w:rPr>
          <w:noProof/>
        </w:rPr>
        <w:t xml:space="preserve"> </w:t>
      </w:r>
      <w:r w:rsidR="002A3BF9">
        <w:t>–</w:t>
      </w:r>
      <w:r>
        <w:rPr>
          <w:noProof/>
        </w:rPr>
        <w:t xml:space="preserve"> Данные обмена с</w:t>
      </w:r>
      <w:r w:rsidR="00942B3B">
        <w:rPr>
          <w:noProof/>
        </w:rPr>
        <w:t xml:space="preserve"> системой единого времени</w:t>
      </w:r>
      <w:r>
        <w:rPr>
          <w:noProof/>
        </w:rPr>
        <w:t xml:space="preserve"> </w:t>
      </w:r>
      <w:r w:rsidR="00942B3B">
        <w:rPr>
          <w:noProof/>
        </w:rPr>
        <w:t xml:space="preserve">отображенные </w:t>
      </w:r>
      <w:r>
        <w:rPr>
          <w:noProof/>
        </w:rPr>
        <w:t xml:space="preserve">на табло </w:t>
      </w:r>
      <w:proofErr w:type="spellStart"/>
      <w:r w:rsidR="00942B3B" w:rsidRPr="00485127">
        <w:t>СОРДиУ</w:t>
      </w:r>
      <w:proofErr w:type="spellEnd"/>
    </w:p>
    <w:p w14:paraId="66B619BD" w14:textId="77777777" w:rsidR="00B31CE1" w:rsidRDefault="003D1673" w:rsidP="00C57A01">
      <w:pPr>
        <w:spacing w:line="360" w:lineRule="auto"/>
        <w:ind w:firstLine="708"/>
        <w:jc w:val="both"/>
        <w:rPr>
          <w:color w:val="000000"/>
          <w:sz w:val="28"/>
          <w:szCs w:val="28"/>
        </w:rPr>
      </w:pPr>
      <w:r>
        <w:rPr>
          <w:color w:val="000000"/>
          <w:sz w:val="28"/>
          <w:szCs w:val="28"/>
        </w:rPr>
        <w:t xml:space="preserve">Задачи ЦВК </w:t>
      </w:r>
      <w:r w:rsidR="00C57A01" w:rsidRPr="00F46679">
        <w:rPr>
          <w:color w:val="000000"/>
          <w:sz w:val="28"/>
          <w:szCs w:val="28"/>
        </w:rPr>
        <w:t xml:space="preserve">Задача обмена с </w:t>
      </w:r>
      <w:r w:rsidR="00C57A01">
        <w:rPr>
          <w:color w:val="000000"/>
          <w:sz w:val="28"/>
          <w:szCs w:val="28"/>
        </w:rPr>
        <w:t>навигационной системой и «БИУС»</w:t>
      </w:r>
      <w:r w:rsidR="00C57A01" w:rsidRPr="00F46679">
        <w:rPr>
          <w:color w:val="000000"/>
          <w:sz w:val="28"/>
          <w:szCs w:val="28"/>
        </w:rPr>
        <w:t xml:space="preserve"> состоит из нескольких потоков. Задача обмена с системой «Б</w:t>
      </w:r>
      <w:r w:rsidR="00C57A01">
        <w:rPr>
          <w:color w:val="000000"/>
          <w:sz w:val="28"/>
          <w:szCs w:val="28"/>
        </w:rPr>
        <w:t>ИУС</w:t>
      </w:r>
      <w:r w:rsidR="00C57A01" w:rsidRPr="00F46679">
        <w:rPr>
          <w:color w:val="000000"/>
          <w:sz w:val="28"/>
          <w:szCs w:val="28"/>
        </w:rPr>
        <w:t xml:space="preserve">» принимает данные по </w:t>
      </w:r>
      <w:r w:rsidR="00C57A01">
        <w:rPr>
          <w:color w:val="000000"/>
          <w:sz w:val="28"/>
          <w:szCs w:val="28"/>
        </w:rPr>
        <w:t>основному и резервному</w:t>
      </w:r>
      <w:r w:rsidR="00C57A01" w:rsidRPr="00F46679">
        <w:rPr>
          <w:color w:val="000000"/>
          <w:sz w:val="28"/>
          <w:szCs w:val="28"/>
        </w:rPr>
        <w:t xml:space="preserve"> одновременно</w:t>
      </w:r>
      <w:r w:rsidR="00C57A01">
        <w:rPr>
          <w:color w:val="000000"/>
          <w:sz w:val="28"/>
          <w:szCs w:val="28"/>
        </w:rPr>
        <w:t>.</w:t>
      </w:r>
      <w:r w:rsidR="00C57A01" w:rsidRPr="00F46679">
        <w:rPr>
          <w:color w:val="000000"/>
          <w:sz w:val="28"/>
          <w:szCs w:val="28"/>
        </w:rPr>
        <w:t xml:space="preserve"> </w:t>
      </w:r>
      <w:r w:rsidR="00B31CE1">
        <w:rPr>
          <w:color w:val="000000"/>
          <w:sz w:val="28"/>
          <w:szCs w:val="28"/>
        </w:rPr>
        <w:t>Дл</w:t>
      </w:r>
      <w:r w:rsidR="00B31CE1" w:rsidRPr="00F46679">
        <w:rPr>
          <w:color w:val="000000"/>
          <w:sz w:val="28"/>
          <w:szCs w:val="28"/>
        </w:rPr>
        <w:t xml:space="preserve">я организации такой структуры понадобится </w:t>
      </w:r>
      <w:r w:rsidR="00B31CE1">
        <w:rPr>
          <w:color w:val="000000"/>
          <w:sz w:val="28"/>
          <w:szCs w:val="28"/>
        </w:rPr>
        <w:t>четыре</w:t>
      </w:r>
      <w:r w:rsidR="00B31CE1" w:rsidRPr="00F46679">
        <w:rPr>
          <w:color w:val="000000"/>
          <w:sz w:val="28"/>
          <w:szCs w:val="28"/>
        </w:rPr>
        <w:t xml:space="preserve"> </w:t>
      </w:r>
      <w:r w:rsidR="00B31CE1">
        <w:rPr>
          <w:color w:val="000000"/>
          <w:sz w:val="28"/>
          <w:szCs w:val="28"/>
        </w:rPr>
        <w:t>потока</w:t>
      </w:r>
      <w:r w:rsidR="00B31CE1" w:rsidRPr="00F46679">
        <w:rPr>
          <w:color w:val="000000"/>
          <w:sz w:val="28"/>
          <w:szCs w:val="28"/>
        </w:rPr>
        <w:t xml:space="preserve">, работающих на одинаковой частоте </w:t>
      </w:r>
      <w:r w:rsidR="00B31CE1">
        <w:rPr>
          <w:color w:val="000000"/>
          <w:sz w:val="28"/>
          <w:szCs w:val="28"/>
        </w:rPr>
        <w:t>–</w:t>
      </w:r>
      <w:r w:rsidR="00B31CE1" w:rsidRPr="00F46679">
        <w:rPr>
          <w:color w:val="000000"/>
          <w:sz w:val="28"/>
          <w:szCs w:val="28"/>
        </w:rPr>
        <w:t xml:space="preserve"> </w:t>
      </w:r>
      <w:r w:rsidR="00B31CE1">
        <w:rPr>
          <w:color w:val="000000"/>
          <w:sz w:val="28"/>
          <w:szCs w:val="28"/>
        </w:rPr>
        <w:t>1</w:t>
      </w:r>
      <w:r w:rsidR="00B31CE1" w:rsidRPr="00F46679">
        <w:rPr>
          <w:color w:val="000000"/>
          <w:sz w:val="28"/>
          <w:szCs w:val="28"/>
        </w:rPr>
        <w:t xml:space="preserve"> Гц. Частота обмена с функциональными задачами обусловлена </w:t>
      </w:r>
      <w:r w:rsidR="00B31CE1">
        <w:rPr>
          <w:color w:val="000000"/>
          <w:sz w:val="28"/>
          <w:szCs w:val="28"/>
        </w:rPr>
        <w:t>требованиями протокола связи</w:t>
      </w:r>
      <w:r w:rsidR="00B31CE1" w:rsidRPr="00F46679">
        <w:rPr>
          <w:color w:val="000000"/>
          <w:sz w:val="28"/>
          <w:szCs w:val="28"/>
        </w:rPr>
        <w:t>, частот</w:t>
      </w:r>
      <w:r w:rsidR="00B31CE1">
        <w:rPr>
          <w:color w:val="000000"/>
          <w:sz w:val="28"/>
          <w:szCs w:val="28"/>
        </w:rPr>
        <w:t>а</w:t>
      </w:r>
      <w:r w:rsidR="00B31CE1" w:rsidRPr="00F46679">
        <w:rPr>
          <w:color w:val="000000"/>
          <w:sz w:val="28"/>
          <w:szCs w:val="28"/>
        </w:rPr>
        <w:t xml:space="preserve"> приема данных от внешней системы </w:t>
      </w:r>
      <w:r w:rsidR="00B31CE1">
        <w:rPr>
          <w:color w:val="000000"/>
          <w:sz w:val="28"/>
          <w:szCs w:val="28"/>
        </w:rPr>
        <w:t>равна</w:t>
      </w:r>
      <w:r w:rsidR="00B31CE1" w:rsidRPr="00F46679">
        <w:rPr>
          <w:color w:val="000000"/>
          <w:sz w:val="28"/>
          <w:szCs w:val="28"/>
        </w:rPr>
        <w:t xml:space="preserve"> 1 Гц.  </w:t>
      </w:r>
      <w:r w:rsidR="00C57A01">
        <w:rPr>
          <w:color w:val="000000"/>
          <w:sz w:val="28"/>
          <w:szCs w:val="28"/>
        </w:rPr>
        <w:t>Для этого используются потоки</w:t>
      </w:r>
      <w:r w:rsidR="00C57A01" w:rsidRPr="00C57A01">
        <w:rPr>
          <w:color w:val="000000"/>
          <w:sz w:val="28"/>
          <w:szCs w:val="28"/>
        </w:rPr>
        <w:t xml:space="preserve"> </w:t>
      </w:r>
      <w:r w:rsidR="00C57A01" w:rsidRPr="00B31CE1">
        <w:rPr>
          <w:i/>
          <w:color w:val="000000"/>
          <w:sz w:val="28"/>
          <w:szCs w:val="28"/>
          <w:lang w:val="en-US"/>
        </w:rPr>
        <w:t>t</w:t>
      </w:r>
      <w:r w:rsidR="00C57A01" w:rsidRPr="00B31CE1">
        <w:rPr>
          <w:i/>
          <w:color w:val="000000"/>
          <w:sz w:val="28"/>
          <w:szCs w:val="28"/>
        </w:rPr>
        <w:t>_</w:t>
      </w:r>
      <w:proofErr w:type="spellStart"/>
      <w:r w:rsidR="00C57A01" w:rsidRPr="00B31CE1">
        <w:rPr>
          <w:i/>
          <w:color w:val="000000"/>
          <w:sz w:val="28"/>
          <w:szCs w:val="28"/>
          <w:lang w:val="en-US"/>
        </w:rPr>
        <w:t>recv</w:t>
      </w:r>
      <w:proofErr w:type="spellEnd"/>
      <w:r w:rsidR="00C57A01" w:rsidRPr="00B31CE1">
        <w:rPr>
          <w:i/>
          <w:color w:val="000000"/>
          <w:sz w:val="28"/>
          <w:szCs w:val="28"/>
        </w:rPr>
        <w:t>_1</w:t>
      </w:r>
      <w:r w:rsidR="00C57A01" w:rsidRPr="00C57A01">
        <w:rPr>
          <w:color w:val="000000"/>
          <w:sz w:val="28"/>
          <w:szCs w:val="28"/>
        </w:rPr>
        <w:t xml:space="preserve"> </w:t>
      </w:r>
      <w:r w:rsidR="00C57A01">
        <w:rPr>
          <w:color w:val="000000"/>
          <w:sz w:val="28"/>
          <w:szCs w:val="28"/>
        </w:rPr>
        <w:t>и</w:t>
      </w:r>
      <w:r w:rsidR="00C57A01" w:rsidRPr="00C57A01">
        <w:rPr>
          <w:color w:val="000000"/>
          <w:sz w:val="28"/>
          <w:szCs w:val="28"/>
        </w:rPr>
        <w:t xml:space="preserve"> </w:t>
      </w:r>
      <w:r w:rsidR="00C57A01" w:rsidRPr="00B31CE1">
        <w:rPr>
          <w:i/>
          <w:color w:val="000000"/>
          <w:sz w:val="28"/>
          <w:szCs w:val="28"/>
          <w:lang w:val="en-US"/>
        </w:rPr>
        <w:t>t</w:t>
      </w:r>
      <w:r w:rsidR="00C57A01" w:rsidRPr="00B31CE1">
        <w:rPr>
          <w:i/>
          <w:color w:val="000000"/>
          <w:sz w:val="28"/>
          <w:szCs w:val="28"/>
        </w:rPr>
        <w:t>_</w:t>
      </w:r>
      <w:proofErr w:type="spellStart"/>
      <w:r w:rsidR="00C57A01" w:rsidRPr="00B31CE1">
        <w:rPr>
          <w:i/>
          <w:color w:val="000000"/>
          <w:sz w:val="28"/>
          <w:szCs w:val="28"/>
          <w:lang w:val="en-US"/>
        </w:rPr>
        <w:t>recv</w:t>
      </w:r>
      <w:proofErr w:type="spellEnd"/>
      <w:r w:rsidR="00C57A01" w:rsidRPr="00B31CE1">
        <w:rPr>
          <w:i/>
          <w:color w:val="000000"/>
          <w:sz w:val="28"/>
          <w:szCs w:val="28"/>
        </w:rPr>
        <w:t>_2</w:t>
      </w:r>
      <w:r w:rsidR="00C57A01">
        <w:rPr>
          <w:color w:val="000000"/>
          <w:sz w:val="28"/>
          <w:szCs w:val="28"/>
        </w:rPr>
        <w:t>. Потоком</w:t>
      </w:r>
      <w:r w:rsidR="00C57A01" w:rsidRPr="00F46679">
        <w:rPr>
          <w:color w:val="000000"/>
          <w:sz w:val="28"/>
          <w:szCs w:val="28"/>
        </w:rPr>
        <w:t xml:space="preserve"> </w:t>
      </w:r>
      <w:r w:rsidR="00B31CE1">
        <w:rPr>
          <w:i/>
          <w:color w:val="000000"/>
          <w:sz w:val="28"/>
          <w:szCs w:val="28"/>
          <w:lang w:val="en-US"/>
        </w:rPr>
        <w:t>t</w:t>
      </w:r>
      <w:r w:rsidR="00B31CE1" w:rsidRPr="00B31CE1">
        <w:rPr>
          <w:i/>
          <w:color w:val="000000"/>
          <w:sz w:val="28"/>
          <w:szCs w:val="28"/>
        </w:rPr>
        <w:t>_</w:t>
      </w:r>
      <w:proofErr w:type="spellStart"/>
      <w:r w:rsidR="00B31CE1">
        <w:rPr>
          <w:i/>
          <w:color w:val="000000"/>
          <w:sz w:val="28"/>
          <w:szCs w:val="28"/>
          <w:lang w:val="en-US"/>
        </w:rPr>
        <w:t>bius</w:t>
      </w:r>
      <w:proofErr w:type="spellEnd"/>
      <w:r w:rsidR="00B31CE1" w:rsidRPr="00B31CE1">
        <w:rPr>
          <w:i/>
          <w:color w:val="000000"/>
          <w:sz w:val="28"/>
          <w:szCs w:val="28"/>
        </w:rPr>
        <w:t xml:space="preserve"> </w:t>
      </w:r>
      <w:r w:rsidR="00C57A01" w:rsidRPr="00F46679">
        <w:rPr>
          <w:color w:val="000000"/>
          <w:sz w:val="28"/>
          <w:szCs w:val="28"/>
        </w:rPr>
        <w:t>формирует данные для функциональных задач ЦВК.</w:t>
      </w:r>
      <w:r w:rsidR="00C57A01">
        <w:rPr>
          <w:color w:val="000000"/>
          <w:sz w:val="28"/>
          <w:szCs w:val="28"/>
        </w:rPr>
        <w:t xml:space="preserve"> Поток </w:t>
      </w:r>
      <w:r w:rsidR="00C57A01">
        <w:rPr>
          <w:i/>
          <w:color w:val="000000"/>
          <w:sz w:val="28"/>
          <w:szCs w:val="28"/>
          <w:lang w:val="en-US"/>
        </w:rPr>
        <w:t>t</w:t>
      </w:r>
      <w:r w:rsidR="00C57A01" w:rsidRPr="00C57A01">
        <w:rPr>
          <w:i/>
          <w:color w:val="000000"/>
          <w:sz w:val="28"/>
          <w:szCs w:val="28"/>
        </w:rPr>
        <w:t>_</w:t>
      </w:r>
      <w:r w:rsidR="00C57A01">
        <w:rPr>
          <w:i/>
          <w:color w:val="000000"/>
          <w:sz w:val="28"/>
          <w:szCs w:val="28"/>
          <w:lang w:val="en-US"/>
        </w:rPr>
        <w:t>send</w:t>
      </w:r>
      <w:r w:rsidR="00C57A01" w:rsidRPr="00C57A01">
        <w:rPr>
          <w:i/>
          <w:color w:val="000000"/>
          <w:sz w:val="28"/>
          <w:szCs w:val="28"/>
        </w:rPr>
        <w:t xml:space="preserve"> </w:t>
      </w:r>
      <w:r w:rsidR="00C57A01">
        <w:rPr>
          <w:color w:val="000000"/>
          <w:sz w:val="28"/>
          <w:szCs w:val="28"/>
        </w:rPr>
        <w:t>используется для отправки данных</w:t>
      </w:r>
      <w:r w:rsidR="00B31CE1">
        <w:rPr>
          <w:color w:val="000000"/>
          <w:sz w:val="28"/>
          <w:szCs w:val="28"/>
        </w:rPr>
        <w:t xml:space="preserve"> обратно в систему.</w:t>
      </w:r>
      <w:r w:rsidR="00C57A01">
        <w:rPr>
          <w:color w:val="000000"/>
          <w:sz w:val="28"/>
          <w:szCs w:val="28"/>
        </w:rPr>
        <w:t xml:space="preserve"> </w:t>
      </w:r>
    </w:p>
    <w:p w14:paraId="7306562D" w14:textId="77777777" w:rsidR="00B31CE1" w:rsidRPr="00D86A37" w:rsidRDefault="00C57A01" w:rsidP="00C57A01">
      <w:pPr>
        <w:spacing w:line="360" w:lineRule="auto"/>
        <w:ind w:firstLine="708"/>
        <w:jc w:val="both"/>
        <w:rPr>
          <w:color w:val="000000"/>
          <w:sz w:val="28"/>
          <w:szCs w:val="28"/>
        </w:rPr>
      </w:pPr>
      <w:r>
        <w:rPr>
          <w:color w:val="000000"/>
          <w:sz w:val="28"/>
          <w:szCs w:val="28"/>
        </w:rPr>
        <w:t>Процесс о</w:t>
      </w:r>
      <w:r w:rsidRPr="00F46679">
        <w:rPr>
          <w:color w:val="000000"/>
          <w:sz w:val="28"/>
          <w:szCs w:val="28"/>
        </w:rPr>
        <w:t>бмен</w:t>
      </w:r>
      <w:r>
        <w:rPr>
          <w:color w:val="000000"/>
          <w:sz w:val="28"/>
          <w:szCs w:val="28"/>
        </w:rPr>
        <w:t>а</w:t>
      </w:r>
      <w:r w:rsidRPr="00F46679">
        <w:rPr>
          <w:color w:val="000000"/>
          <w:sz w:val="28"/>
          <w:szCs w:val="28"/>
        </w:rPr>
        <w:t xml:space="preserve"> с </w:t>
      </w:r>
      <w:r>
        <w:rPr>
          <w:color w:val="000000"/>
          <w:sz w:val="28"/>
          <w:szCs w:val="28"/>
        </w:rPr>
        <w:t>навигационной системой</w:t>
      </w:r>
      <w:r w:rsidRPr="00F46679">
        <w:rPr>
          <w:color w:val="000000"/>
          <w:sz w:val="28"/>
          <w:szCs w:val="28"/>
        </w:rPr>
        <w:t xml:space="preserve"> </w:t>
      </w:r>
      <w:r w:rsidR="00B31CE1">
        <w:rPr>
          <w:color w:val="000000"/>
          <w:sz w:val="28"/>
          <w:szCs w:val="28"/>
        </w:rPr>
        <w:t xml:space="preserve">производится по основному каналу и </w:t>
      </w:r>
      <w:r>
        <w:rPr>
          <w:color w:val="000000"/>
          <w:sz w:val="28"/>
          <w:szCs w:val="28"/>
        </w:rPr>
        <w:t>состоит из</w:t>
      </w:r>
      <w:r w:rsidRPr="00F46679">
        <w:rPr>
          <w:color w:val="000000"/>
          <w:sz w:val="28"/>
          <w:szCs w:val="28"/>
        </w:rPr>
        <w:t xml:space="preserve"> дв</w:t>
      </w:r>
      <w:r>
        <w:rPr>
          <w:color w:val="000000"/>
          <w:sz w:val="28"/>
          <w:szCs w:val="28"/>
        </w:rPr>
        <w:t>ух</w:t>
      </w:r>
      <w:r w:rsidRPr="00F46679">
        <w:rPr>
          <w:color w:val="000000"/>
          <w:sz w:val="28"/>
          <w:szCs w:val="28"/>
        </w:rPr>
        <w:t xml:space="preserve"> нит</w:t>
      </w:r>
      <w:r>
        <w:rPr>
          <w:color w:val="000000"/>
          <w:sz w:val="28"/>
          <w:szCs w:val="28"/>
        </w:rPr>
        <w:t>ей</w:t>
      </w:r>
      <w:r w:rsidRPr="00F46679">
        <w:rPr>
          <w:color w:val="000000"/>
          <w:sz w:val="28"/>
          <w:szCs w:val="28"/>
        </w:rPr>
        <w:t xml:space="preserve">, одна из которых 1 раз в </w:t>
      </w:r>
      <w:r>
        <w:rPr>
          <w:color w:val="000000"/>
          <w:sz w:val="28"/>
          <w:szCs w:val="28"/>
        </w:rPr>
        <w:t xml:space="preserve">4 </w:t>
      </w:r>
      <w:r w:rsidRPr="00F46679">
        <w:rPr>
          <w:color w:val="000000"/>
          <w:sz w:val="28"/>
          <w:szCs w:val="28"/>
        </w:rPr>
        <w:t>секунд</w:t>
      </w:r>
      <w:r>
        <w:rPr>
          <w:color w:val="000000"/>
          <w:sz w:val="28"/>
          <w:szCs w:val="28"/>
        </w:rPr>
        <w:t>ы</w:t>
      </w:r>
      <w:r w:rsidRPr="00F46679">
        <w:rPr>
          <w:color w:val="000000"/>
          <w:sz w:val="28"/>
          <w:szCs w:val="28"/>
        </w:rPr>
        <w:t xml:space="preserve"> читает данные по каналу </w:t>
      </w:r>
      <w:r>
        <w:rPr>
          <w:color w:val="000000"/>
          <w:sz w:val="28"/>
          <w:szCs w:val="28"/>
        </w:rPr>
        <w:t>Манчестер</w:t>
      </w:r>
      <w:r w:rsidR="00B31CE1">
        <w:rPr>
          <w:color w:val="000000"/>
          <w:sz w:val="28"/>
          <w:szCs w:val="28"/>
        </w:rPr>
        <w:t xml:space="preserve"> с помощью потока </w:t>
      </w:r>
      <w:r w:rsidR="00B31CE1">
        <w:rPr>
          <w:i/>
          <w:color w:val="000000"/>
          <w:sz w:val="28"/>
          <w:szCs w:val="28"/>
          <w:lang w:val="en-US"/>
        </w:rPr>
        <w:t>t</w:t>
      </w:r>
      <w:r w:rsidR="00B31CE1" w:rsidRPr="00B31CE1">
        <w:rPr>
          <w:i/>
          <w:color w:val="000000"/>
          <w:sz w:val="28"/>
          <w:szCs w:val="28"/>
        </w:rPr>
        <w:t>_</w:t>
      </w:r>
      <w:proofErr w:type="spellStart"/>
      <w:r w:rsidR="00B31CE1">
        <w:rPr>
          <w:i/>
          <w:color w:val="000000"/>
          <w:sz w:val="28"/>
          <w:szCs w:val="28"/>
          <w:lang w:val="en-US"/>
        </w:rPr>
        <w:t>recv</w:t>
      </w:r>
      <w:proofErr w:type="spellEnd"/>
      <w:r w:rsidR="00B31CE1" w:rsidRPr="00B31CE1">
        <w:rPr>
          <w:i/>
          <w:color w:val="000000"/>
          <w:sz w:val="28"/>
          <w:szCs w:val="28"/>
        </w:rPr>
        <w:t>.</w:t>
      </w:r>
      <w:r w:rsidR="00B31CE1">
        <w:rPr>
          <w:color w:val="000000"/>
          <w:sz w:val="28"/>
          <w:szCs w:val="28"/>
        </w:rPr>
        <w:t xml:space="preserve"> Второй поток </w:t>
      </w:r>
      <w:r w:rsidR="00B31CE1">
        <w:rPr>
          <w:i/>
          <w:color w:val="000000"/>
          <w:sz w:val="28"/>
          <w:szCs w:val="28"/>
          <w:lang w:val="en-US"/>
        </w:rPr>
        <w:t>t</w:t>
      </w:r>
      <w:r w:rsidR="00B31CE1" w:rsidRPr="00B31CE1">
        <w:rPr>
          <w:i/>
          <w:color w:val="000000"/>
          <w:sz w:val="28"/>
          <w:szCs w:val="28"/>
        </w:rPr>
        <w:t>_</w:t>
      </w:r>
      <w:proofErr w:type="spellStart"/>
      <w:r w:rsidR="00B31CE1">
        <w:rPr>
          <w:i/>
          <w:color w:val="000000"/>
          <w:sz w:val="28"/>
          <w:szCs w:val="28"/>
          <w:lang w:val="en-US"/>
        </w:rPr>
        <w:t>svs</w:t>
      </w:r>
      <w:proofErr w:type="spellEnd"/>
      <w:r w:rsidR="00B31CE1" w:rsidRPr="00B31CE1">
        <w:rPr>
          <w:i/>
          <w:color w:val="000000"/>
          <w:sz w:val="28"/>
          <w:szCs w:val="28"/>
        </w:rPr>
        <w:t>_</w:t>
      </w:r>
      <w:proofErr w:type="spellStart"/>
      <w:r w:rsidR="00B31CE1">
        <w:rPr>
          <w:i/>
          <w:color w:val="000000"/>
          <w:sz w:val="28"/>
          <w:szCs w:val="28"/>
          <w:lang w:val="en-US"/>
        </w:rPr>
        <w:t>nk</w:t>
      </w:r>
      <w:proofErr w:type="spellEnd"/>
      <w:r w:rsidRPr="00F46679">
        <w:rPr>
          <w:color w:val="000000"/>
          <w:sz w:val="28"/>
          <w:szCs w:val="28"/>
        </w:rPr>
        <w:t xml:space="preserve"> ожидает запроса оператора, после чего передает данные функциональным задачам</w:t>
      </w:r>
      <w:r>
        <w:rPr>
          <w:color w:val="000000"/>
          <w:sz w:val="28"/>
          <w:szCs w:val="28"/>
        </w:rPr>
        <w:t xml:space="preserve"> ЦВК</w:t>
      </w:r>
      <w:r w:rsidRPr="00F46679">
        <w:rPr>
          <w:color w:val="000000"/>
          <w:sz w:val="28"/>
          <w:szCs w:val="28"/>
        </w:rPr>
        <w:t xml:space="preserve">. </w:t>
      </w:r>
    </w:p>
    <w:p w14:paraId="5524F97A" w14:textId="77777777" w:rsidR="00C57A01" w:rsidRPr="00B31CE1" w:rsidRDefault="00C57A01" w:rsidP="00C57A01">
      <w:pPr>
        <w:spacing w:line="360" w:lineRule="auto"/>
        <w:ind w:firstLine="708"/>
        <w:jc w:val="both"/>
        <w:rPr>
          <w:color w:val="000000"/>
          <w:sz w:val="28"/>
          <w:szCs w:val="28"/>
        </w:rPr>
      </w:pPr>
      <w:r w:rsidRPr="00F46679">
        <w:rPr>
          <w:color w:val="000000"/>
          <w:sz w:val="28"/>
          <w:szCs w:val="28"/>
        </w:rPr>
        <w:t xml:space="preserve">Задача обмена </w:t>
      </w:r>
      <w:r w:rsidR="00B31CE1">
        <w:rPr>
          <w:color w:val="000000"/>
          <w:sz w:val="28"/>
          <w:szCs w:val="28"/>
        </w:rPr>
        <w:t>системы единого времени получает данные по основному и резервному каналам</w:t>
      </w:r>
      <w:r w:rsidRPr="00F46679">
        <w:rPr>
          <w:color w:val="000000"/>
          <w:sz w:val="28"/>
          <w:szCs w:val="28"/>
        </w:rPr>
        <w:t xml:space="preserve">, организуется процессом, состоящим из </w:t>
      </w:r>
      <w:r w:rsidR="00B31CE1">
        <w:rPr>
          <w:color w:val="000000"/>
          <w:sz w:val="28"/>
          <w:szCs w:val="28"/>
        </w:rPr>
        <w:t>двух</w:t>
      </w:r>
      <w:r w:rsidRPr="00F46679">
        <w:rPr>
          <w:color w:val="000000"/>
          <w:sz w:val="28"/>
          <w:szCs w:val="28"/>
        </w:rPr>
        <w:t xml:space="preserve"> </w:t>
      </w:r>
      <w:proofErr w:type="gramStart"/>
      <w:r w:rsidRPr="00F46679">
        <w:rPr>
          <w:color w:val="000000"/>
          <w:sz w:val="28"/>
          <w:szCs w:val="28"/>
        </w:rPr>
        <w:t>нит</w:t>
      </w:r>
      <w:r w:rsidR="00B31CE1">
        <w:rPr>
          <w:color w:val="000000"/>
          <w:sz w:val="28"/>
          <w:szCs w:val="28"/>
        </w:rPr>
        <w:t>ей</w:t>
      </w:r>
      <w:r w:rsidR="0027788E">
        <w:rPr>
          <w:color w:val="000000"/>
          <w:sz w:val="28"/>
          <w:szCs w:val="28"/>
        </w:rPr>
        <w:t xml:space="preserve"> </w:t>
      </w:r>
      <w:r w:rsidRPr="00F46679">
        <w:rPr>
          <w:color w:val="000000"/>
          <w:sz w:val="28"/>
          <w:szCs w:val="28"/>
        </w:rPr>
        <w:t>,</w:t>
      </w:r>
      <w:proofErr w:type="gramEnd"/>
      <w:r w:rsidRPr="00F46679">
        <w:rPr>
          <w:color w:val="000000"/>
          <w:sz w:val="28"/>
          <w:szCs w:val="28"/>
        </w:rPr>
        <w:t xml:space="preserve"> котор</w:t>
      </w:r>
      <w:r w:rsidR="00B31CE1">
        <w:rPr>
          <w:color w:val="000000"/>
          <w:sz w:val="28"/>
          <w:szCs w:val="28"/>
        </w:rPr>
        <w:t>ые</w:t>
      </w:r>
      <w:r w:rsidRPr="00F46679">
        <w:rPr>
          <w:color w:val="000000"/>
          <w:sz w:val="28"/>
          <w:szCs w:val="28"/>
        </w:rPr>
        <w:t xml:space="preserve"> работа</w:t>
      </w:r>
      <w:r w:rsidR="00B31CE1">
        <w:rPr>
          <w:color w:val="000000"/>
          <w:sz w:val="28"/>
          <w:szCs w:val="28"/>
        </w:rPr>
        <w:t>ю</w:t>
      </w:r>
      <w:r w:rsidRPr="00F46679">
        <w:rPr>
          <w:color w:val="000000"/>
          <w:sz w:val="28"/>
          <w:szCs w:val="28"/>
        </w:rPr>
        <w:t>т на частоте 1</w:t>
      </w:r>
      <w:r>
        <w:rPr>
          <w:color w:val="000000"/>
          <w:sz w:val="28"/>
          <w:szCs w:val="28"/>
        </w:rPr>
        <w:t xml:space="preserve"> </w:t>
      </w:r>
      <w:r w:rsidR="00B31CE1">
        <w:rPr>
          <w:color w:val="000000"/>
          <w:sz w:val="28"/>
          <w:szCs w:val="28"/>
        </w:rPr>
        <w:t>Гц</w:t>
      </w:r>
      <w:r w:rsidRPr="00F46679">
        <w:rPr>
          <w:color w:val="000000"/>
          <w:sz w:val="28"/>
          <w:szCs w:val="28"/>
        </w:rPr>
        <w:t>.</w:t>
      </w:r>
    </w:p>
    <w:p w14:paraId="0683A45A" w14:textId="77777777" w:rsidR="00C57A01" w:rsidRPr="0027788E" w:rsidRDefault="00FD4533" w:rsidP="0027788E">
      <w:pPr>
        <w:spacing w:line="360" w:lineRule="auto"/>
        <w:ind w:firstLine="708"/>
        <w:jc w:val="both"/>
        <w:rPr>
          <w:color w:val="000000"/>
          <w:sz w:val="28"/>
          <w:szCs w:val="28"/>
        </w:rPr>
      </w:pPr>
      <w:r>
        <w:rPr>
          <w:color w:val="000000"/>
          <w:sz w:val="28"/>
          <w:szCs w:val="28"/>
        </w:rPr>
        <w:lastRenderedPageBreak/>
        <w:t>Задача обмена с</w:t>
      </w:r>
      <w:r w:rsidR="00B31CE1" w:rsidRPr="00F46679">
        <w:rPr>
          <w:color w:val="000000"/>
          <w:sz w:val="28"/>
          <w:szCs w:val="28"/>
        </w:rPr>
        <w:t xml:space="preserve"> </w:t>
      </w:r>
      <w:r w:rsidR="00B31CE1">
        <w:rPr>
          <w:color w:val="000000"/>
          <w:sz w:val="28"/>
          <w:szCs w:val="28"/>
        </w:rPr>
        <w:t>метеорологической системой</w:t>
      </w:r>
      <w:r>
        <w:rPr>
          <w:color w:val="000000"/>
          <w:sz w:val="28"/>
          <w:szCs w:val="28"/>
        </w:rPr>
        <w:t xml:space="preserve"> принимает данные по основному каналу. Состоит из одного</w:t>
      </w:r>
      <w:r w:rsidR="00B31CE1" w:rsidRPr="00F46679">
        <w:rPr>
          <w:color w:val="000000"/>
          <w:sz w:val="28"/>
          <w:szCs w:val="28"/>
        </w:rPr>
        <w:t xml:space="preserve"> процесс</w:t>
      </w:r>
      <w:r>
        <w:rPr>
          <w:color w:val="000000"/>
          <w:sz w:val="28"/>
          <w:szCs w:val="28"/>
        </w:rPr>
        <w:t>а</w:t>
      </w:r>
      <w:r w:rsidR="0027788E">
        <w:rPr>
          <w:color w:val="000000"/>
          <w:sz w:val="28"/>
          <w:szCs w:val="28"/>
        </w:rPr>
        <w:t xml:space="preserve"> с</w:t>
      </w:r>
      <w:r>
        <w:rPr>
          <w:color w:val="000000"/>
          <w:sz w:val="28"/>
          <w:szCs w:val="28"/>
        </w:rPr>
        <w:t xml:space="preserve"> одн</w:t>
      </w:r>
      <w:r w:rsidR="0027788E">
        <w:rPr>
          <w:color w:val="000000"/>
          <w:sz w:val="28"/>
          <w:szCs w:val="28"/>
        </w:rPr>
        <w:t>им потоком</w:t>
      </w:r>
      <w:r w:rsidR="00B31CE1" w:rsidRPr="00F46679">
        <w:rPr>
          <w:color w:val="000000"/>
          <w:sz w:val="28"/>
          <w:szCs w:val="28"/>
        </w:rPr>
        <w:t>.</w:t>
      </w:r>
      <w:r w:rsidR="0027788E">
        <w:rPr>
          <w:color w:val="000000"/>
          <w:sz w:val="28"/>
          <w:szCs w:val="28"/>
        </w:rPr>
        <w:t xml:space="preserve"> Поток </w:t>
      </w:r>
      <w:r w:rsidR="0027788E">
        <w:rPr>
          <w:i/>
          <w:color w:val="000000"/>
          <w:sz w:val="28"/>
          <w:szCs w:val="28"/>
          <w:lang w:val="en-US"/>
        </w:rPr>
        <w:t>t</w:t>
      </w:r>
      <w:r w:rsidR="0027788E" w:rsidRPr="0027788E">
        <w:rPr>
          <w:i/>
          <w:color w:val="000000"/>
          <w:sz w:val="28"/>
          <w:szCs w:val="28"/>
        </w:rPr>
        <w:t>_</w:t>
      </w:r>
      <w:proofErr w:type="spellStart"/>
      <w:r w:rsidR="0027788E">
        <w:rPr>
          <w:i/>
          <w:color w:val="000000"/>
          <w:sz w:val="28"/>
          <w:szCs w:val="28"/>
          <w:lang w:val="en-US"/>
        </w:rPr>
        <w:t>recv</w:t>
      </w:r>
      <w:proofErr w:type="spellEnd"/>
      <w:r w:rsidR="0027788E" w:rsidRPr="0027788E">
        <w:rPr>
          <w:i/>
          <w:color w:val="000000"/>
          <w:sz w:val="28"/>
          <w:szCs w:val="28"/>
        </w:rPr>
        <w:t xml:space="preserve"> </w:t>
      </w:r>
      <w:r w:rsidR="0027788E">
        <w:rPr>
          <w:color w:val="000000"/>
          <w:sz w:val="28"/>
          <w:szCs w:val="28"/>
        </w:rPr>
        <w:t>принимает данные с частотой 1 Гц.</w:t>
      </w:r>
    </w:p>
    <w:p w14:paraId="0344BACF" w14:textId="77777777" w:rsidR="009C686A" w:rsidRDefault="00DA40CA" w:rsidP="00A47353">
      <w:pPr>
        <w:pStyle w:val="228"/>
      </w:pPr>
      <w:r>
        <w:t>На рисунке 11 изображена схема ПО СВС с потоками.</w:t>
      </w:r>
    </w:p>
    <w:p w14:paraId="7EBF4DD2" w14:textId="77777777" w:rsidR="00DA40CA" w:rsidRDefault="000F12C4" w:rsidP="000F12C4">
      <w:pPr>
        <w:pStyle w:val="228"/>
        <w:ind w:firstLine="0"/>
        <w:jc w:val="center"/>
      </w:pPr>
      <w:r>
        <w:rPr>
          <w:noProof/>
        </w:rPr>
        <w:drawing>
          <wp:inline distT="0" distB="0" distL="0" distR="0" wp14:anchorId="506D5076" wp14:editId="0CB4AC0B">
            <wp:extent cx="5727940" cy="6721408"/>
            <wp:effectExtent l="0" t="0" r="6350" b="3810"/>
            <wp:docPr id="20" name="Рисунок 20" descr="C:\Users\F.bocharov\Desktop\111\поток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bocharov\Desktop\111\потоки.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940" cy="6721408"/>
                    </a:xfrm>
                    <a:prstGeom prst="rect">
                      <a:avLst/>
                    </a:prstGeom>
                    <a:noFill/>
                    <a:ln>
                      <a:noFill/>
                    </a:ln>
                  </pic:spPr>
                </pic:pic>
              </a:graphicData>
            </a:graphic>
          </wp:inline>
        </w:drawing>
      </w:r>
    </w:p>
    <w:p w14:paraId="0C195B18" w14:textId="77777777" w:rsidR="00DA40CA" w:rsidRDefault="00DA40CA" w:rsidP="0027788E">
      <w:pPr>
        <w:pStyle w:val="228"/>
        <w:ind w:firstLine="0"/>
        <w:jc w:val="center"/>
      </w:pPr>
      <w:r>
        <w:t>Рисунок 11</w:t>
      </w:r>
      <w:r w:rsidR="002A3BF9">
        <w:t xml:space="preserve"> –</w:t>
      </w:r>
      <w:r>
        <w:t xml:space="preserve"> Схема ПО СВС с потоками.</w:t>
      </w:r>
    </w:p>
    <w:p w14:paraId="43C85E31" w14:textId="77777777" w:rsidR="00F46679" w:rsidRPr="00F46679" w:rsidRDefault="00F46679" w:rsidP="00F46679">
      <w:pPr>
        <w:spacing w:line="360" w:lineRule="auto"/>
        <w:ind w:firstLine="708"/>
        <w:jc w:val="both"/>
        <w:rPr>
          <w:color w:val="000000"/>
          <w:sz w:val="28"/>
          <w:szCs w:val="28"/>
        </w:rPr>
      </w:pPr>
      <w:r w:rsidRPr="00F46679">
        <w:rPr>
          <w:color w:val="000000"/>
          <w:sz w:val="28"/>
          <w:szCs w:val="28"/>
        </w:rPr>
        <w:lastRenderedPageBreak/>
        <w:t xml:space="preserve">Для обеспечения заданных частот приема и передачи массивов данных можно </w:t>
      </w:r>
      <w:r w:rsidR="00EE0D97">
        <w:rPr>
          <w:color w:val="000000"/>
          <w:sz w:val="28"/>
          <w:szCs w:val="28"/>
        </w:rPr>
        <w:t>лучше использовать</w:t>
      </w:r>
      <w:r w:rsidRPr="00F46679">
        <w:rPr>
          <w:color w:val="000000"/>
          <w:sz w:val="28"/>
          <w:szCs w:val="28"/>
        </w:rPr>
        <w:t xml:space="preserve"> интервальные таймеры стандарта POSIX.1</w:t>
      </w:r>
      <w:r w:rsidRPr="00F46679">
        <w:rPr>
          <w:color w:val="000000"/>
          <w:sz w:val="28"/>
          <w:szCs w:val="28"/>
          <w:lang w:val="en-US"/>
        </w:rPr>
        <w:t>b</w:t>
      </w:r>
      <w:r w:rsidR="00EE0D97">
        <w:rPr>
          <w:color w:val="000000"/>
          <w:sz w:val="28"/>
          <w:szCs w:val="28"/>
        </w:rPr>
        <w:t xml:space="preserve">, по сравнению с </w:t>
      </w:r>
      <w:r w:rsidR="00EE0D97" w:rsidRPr="00F46679">
        <w:rPr>
          <w:color w:val="000000"/>
          <w:sz w:val="28"/>
          <w:szCs w:val="28"/>
        </w:rPr>
        <w:t>задержк</w:t>
      </w:r>
      <w:r w:rsidR="00EE0D97">
        <w:rPr>
          <w:color w:val="000000"/>
          <w:sz w:val="28"/>
          <w:szCs w:val="28"/>
        </w:rPr>
        <w:t>ой</w:t>
      </w:r>
      <w:r w:rsidR="00EE0D97" w:rsidRPr="00F46679">
        <w:rPr>
          <w:color w:val="000000"/>
          <w:sz w:val="28"/>
          <w:szCs w:val="28"/>
        </w:rPr>
        <w:t xml:space="preserve"> системного </w:t>
      </w:r>
      <w:proofErr w:type="spellStart"/>
      <w:r w:rsidR="00EE0D97" w:rsidRPr="00EE0D97">
        <w:rPr>
          <w:i/>
          <w:iCs/>
          <w:color w:val="000000"/>
          <w:sz w:val="28"/>
          <w:szCs w:val="28"/>
          <w:lang w:val="en-US"/>
        </w:rPr>
        <w:t>nanosleep</w:t>
      </w:r>
      <w:proofErr w:type="spellEnd"/>
      <w:r w:rsidRPr="00F46679">
        <w:rPr>
          <w:color w:val="000000"/>
          <w:sz w:val="28"/>
          <w:szCs w:val="28"/>
        </w:rPr>
        <w:t>. Так как использование таймеров более точно</w:t>
      </w:r>
      <w:r w:rsidR="00EE0D97">
        <w:rPr>
          <w:color w:val="000000"/>
          <w:sz w:val="28"/>
          <w:szCs w:val="28"/>
        </w:rPr>
        <w:t>.</w:t>
      </w:r>
    </w:p>
    <w:p w14:paraId="78D259A9" w14:textId="77777777" w:rsidR="00F46679" w:rsidRDefault="00EE0D97" w:rsidP="00F46679">
      <w:pPr>
        <w:spacing w:line="360" w:lineRule="auto"/>
        <w:ind w:firstLine="708"/>
        <w:jc w:val="both"/>
        <w:rPr>
          <w:color w:val="000000"/>
          <w:sz w:val="28"/>
          <w:szCs w:val="28"/>
        </w:rPr>
      </w:pPr>
      <w:r>
        <w:rPr>
          <w:color w:val="000000"/>
          <w:sz w:val="28"/>
          <w:szCs w:val="28"/>
        </w:rPr>
        <w:t>Более целесообразно разрабатывать процессы, задействованные в обмене с внешними системам, как процессы реального времени, чтобы гарантировать передачу данных на определённых частотах. Управление приоритетами таких процессов осуществляется непосредственно через приложение. В случае наличия в системе хотя бы одного процесса реального времени, он получает преимущество в выполнении перед другими процессами, которые работают на основе разделения времени.</w:t>
      </w:r>
    </w:p>
    <w:p w14:paraId="38C69CC2" w14:textId="77777777" w:rsidR="00520CF5" w:rsidRDefault="00520CF5" w:rsidP="00520CF5">
      <w:pPr>
        <w:pStyle w:val="20"/>
      </w:pPr>
      <w:bookmarkStart w:id="20" w:name="_Toc166017159"/>
      <w:r>
        <w:t>3.2.</w:t>
      </w:r>
      <w:r w:rsidRPr="00BC397A">
        <w:t xml:space="preserve"> </w:t>
      </w:r>
      <w:r>
        <w:t>Разработка ПО</w:t>
      </w:r>
      <w:bookmarkEnd w:id="20"/>
    </w:p>
    <w:p w14:paraId="36789BC3" w14:textId="77777777" w:rsidR="00520CF5" w:rsidRDefault="00520CF5" w:rsidP="00520CF5">
      <w:pPr>
        <w:pStyle w:val="228"/>
      </w:pPr>
      <w:r>
        <w:t>После организации структуры ПО получено распределение задач по процессам и потокам. На рисунках 12 и 13 изображены блок-схемы работы передающих и принимающих устройств.</w:t>
      </w:r>
    </w:p>
    <w:p w14:paraId="4BFC6726" w14:textId="77777777" w:rsidR="00520CF5" w:rsidRPr="00520CF5" w:rsidRDefault="00C01D80" w:rsidP="00520CF5">
      <w:pPr>
        <w:pStyle w:val="228"/>
      </w:pPr>
      <w:r w:rsidRPr="00590F00">
        <w:rPr>
          <w:noProof/>
        </w:rPr>
        <w:lastRenderedPageBreak/>
        <w:drawing>
          <wp:inline distT="0" distB="0" distL="0" distR="0" wp14:anchorId="0A38C810" wp14:editId="3F5FCBC7">
            <wp:extent cx="5238115" cy="8220075"/>
            <wp:effectExtent l="0" t="0" r="0" b="0"/>
            <wp:docPr id="13"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115" cy="8220075"/>
                    </a:xfrm>
                    <a:prstGeom prst="rect">
                      <a:avLst/>
                    </a:prstGeom>
                    <a:noFill/>
                    <a:ln>
                      <a:noFill/>
                    </a:ln>
                  </pic:spPr>
                </pic:pic>
              </a:graphicData>
            </a:graphic>
          </wp:inline>
        </w:drawing>
      </w:r>
    </w:p>
    <w:p w14:paraId="2D0DF872" w14:textId="77777777" w:rsidR="00520CF5" w:rsidRDefault="00520CF5" w:rsidP="00A57C4B">
      <w:pPr>
        <w:pStyle w:val="228"/>
        <w:jc w:val="center"/>
      </w:pPr>
      <w:r>
        <w:t>Рисунок 12</w:t>
      </w:r>
      <w:r w:rsidR="002A3BF9">
        <w:t xml:space="preserve"> –</w:t>
      </w:r>
      <w:r>
        <w:t xml:space="preserve"> </w:t>
      </w:r>
      <w:r w:rsidR="00A57C4B">
        <w:t>Поток, передающий данные во внешние системы</w:t>
      </w:r>
    </w:p>
    <w:p w14:paraId="0C00E683" w14:textId="77777777" w:rsidR="00A57C4B" w:rsidRPr="00F46679" w:rsidRDefault="00C01D80" w:rsidP="00A57C4B">
      <w:pPr>
        <w:pStyle w:val="228"/>
        <w:jc w:val="center"/>
      </w:pPr>
      <w:r w:rsidRPr="00590F00">
        <w:rPr>
          <w:noProof/>
        </w:rPr>
        <w:lastRenderedPageBreak/>
        <w:drawing>
          <wp:inline distT="0" distB="0" distL="0" distR="0" wp14:anchorId="59197373" wp14:editId="406EDAAB">
            <wp:extent cx="4848225" cy="7087870"/>
            <wp:effectExtent l="0" t="0" r="0" b="0"/>
            <wp:docPr id="14"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7087870"/>
                    </a:xfrm>
                    <a:prstGeom prst="rect">
                      <a:avLst/>
                    </a:prstGeom>
                    <a:noFill/>
                    <a:ln>
                      <a:noFill/>
                    </a:ln>
                  </pic:spPr>
                </pic:pic>
              </a:graphicData>
            </a:graphic>
          </wp:inline>
        </w:drawing>
      </w:r>
    </w:p>
    <w:p w14:paraId="1997F2CE" w14:textId="77777777" w:rsidR="00A57C4B" w:rsidRDefault="00A57C4B" w:rsidP="00DA40CA">
      <w:pPr>
        <w:pStyle w:val="228"/>
        <w:jc w:val="center"/>
      </w:pPr>
      <w:r>
        <w:t>Рисунок 13</w:t>
      </w:r>
      <w:r w:rsidR="002A3BF9">
        <w:t xml:space="preserve"> –</w:t>
      </w:r>
      <w:r>
        <w:t xml:space="preserve"> Поток, принимающий данные из внешней системы</w:t>
      </w:r>
    </w:p>
    <w:p w14:paraId="754A79B0" w14:textId="1D4CD3DC" w:rsidR="00A57C4B" w:rsidRDefault="00A57C4B" w:rsidP="00A57C4B">
      <w:pPr>
        <w:pStyle w:val="228"/>
      </w:pPr>
      <w:r>
        <w:tab/>
      </w:r>
      <w:r w:rsidR="00132D15">
        <w:rPr>
          <w:rStyle w:val="2280"/>
        </w:rPr>
        <w:t xml:space="preserve">Работа </w:t>
      </w:r>
      <w:r w:rsidRPr="00A57C4B">
        <w:rPr>
          <w:rStyle w:val="2280"/>
        </w:rPr>
        <w:t xml:space="preserve">программы с </w:t>
      </w:r>
      <w:r>
        <w:rPr>
          <w:rStyle w:val="2280"/>
        </w:rPr>
        <w:t xml:space="preserve">каналом связи </w:t>
      </w:r>
      <w:r w:rsidRPr="00A57C4B">
        <w:rPr>
          <w:rStyle w:val="2280"/>
        </w:rPr>
        <w:t>Манчестер происходит с помощью правильно сконфигурированного драйвера.</w:t>
      </w:r>
      <w:r>
        <w:rPr>
          <w:rStyle w:val="2280"/>
        </w:rPr>
        <w:t xml:space="preserve"> </w:t>
      </w:r>
      <w:r w:rsidRPr="00A57C4B">
        <w:rPr>
          <w:rStyle w:val="2280"/>
        </w:rPr>
        <w:t>Инициализировать драйвер нужно отдельно из прикладной программы, затем создаются и инициализируются интерфейсные устройства. При инициализации какого-</w:t>
      </w:r>
      <w:r w:rsidRPr="00A57C4B">
        <w:rPr>
          <w:rStyle w:val="2280"/>
        </w:rPr>
        <w:lastRenderedPageBreak/>
        <w:t xml:space="preserve">либо интерфейсного устройства </w:t>
      </w:r>
      <w:r w:rsidR="00061042">
        <w:rPr>
          <w:rStyle w:val="2280"/>
        </w:rPr>
        <w:t xml:space="preserve">(ИУ) </w:t>
      </w:r>
      <w:r w:rsidRPr="00A57C4B">
        <w:rPr>
          <w:rStyle w:val="2280"/>
        </w:rPr>
        <w:t>все ИУ с меньшими номерами должны быть проинициализированы</w:t>
      </w:r>
      <w:r w:rsidRPr="00C342EA">
        <w:t>.</w:t>
      </w:r>
      <w:r>
        <w:t xml:space="preserve"> </w:t>
      </w:r>
      <w:r w:rsidRPr="00A57C4B">
        <w:t xml:space="preserve">После инициализации необходимо открыть файлы на созданных устройствах. Файлы должны открываться с флагом </w:t>
      </w:r>
      <w:r w:rsidRPr="001D561C">
        <w:rPr>
          <w:i/>
          <w:iCs/>
        </w:rPr>
        <w:t>O_RDWR</w:t>
      </w:r>
      <w:r w:rsidRPr="00A57C4B">
        <w:t>. Все операции настройки контроллера соответствующего ИУ на требуемый режим работы (контролер канала, оконечное устройс</w:t>
      </w:r>
      <w:r w:rsidR="00061042">
        <w:t xml:space="preserve">тво, монитор) и операции приема или </w:t>
      </w:r>
      <w:r w:rsidRPr="00A57C4B">
        <w:t xml:space="preserve">передачи данных (в соответствии с выбранным режимом) выполняются с помощью функции </w:t>
      </w:r>
      <w:proofErr w:type="spellStart"/>
      <w:r w:rsidRPr="001D561C">
        <w:rPr>
          <w:i/>
          <w:iCs/>
        </w:rPr>
        <w:t>ioctl</w:t>
      </w:r>
      <w:proofErr w:type="spellEnd"/>
      <w:r w:rsidRPr="00A57C4B">
        <w:t>. В таблице 6 приведены возможные команды для работы разных устройств</w:t>
      </w:r>
      <w:r>
        <w:t>.</w:t>
      </w:r>
    </w:p>
    <w:p w14:paraId="452B3F43" w14:textId="77777777" w:rsidR="00A57C4B" w:rsidRPr="00A57C4B" w:rsidRDefault="00A57C4B" w:rsidP="00A57C4B">
      <w:pPr>
        <w:pStyle w:val="228"/>
      </w:pPr>
      <w:r w:rsidRPr="00A57C4B">
        <w:t>Таблица 6</w:t>
      </w:r>
      <w:r w:rsidR="009919AE">
        <w:t xml:space="preserve"> </w:t>
      </w:r>
      <w:r w:rsidR="009919AE" w:rsidRPr="009919AE">
        <w:t>–</w:t>
      </w:r>
      <w:r w:rsidRPr="00A57C4B">
        <w:t xml:space="preserve"> Возможные команды для разных форматов работы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552"/>
        <w:gridCol w:w="2976"/>
      </w:tblGrid>
      <w:tr w:rsidR="00A57C4B" w:rsidRPr="00A57C4B" w14:paraId="124CF58C" w14:textId="77777777" w:rsidTr="001E48A8">
        <w:trPr>
          <w:trHeight w:val="1042"/>
        </w:trPr>
        <w:tc>
          <w:tcPr>
            <w:tcW w:w="2257" w:type="dxa"/>
            <w:shd w:val="clear" w:color="auto" w:fill="auto"/>
          </w:tcPr>
          <w:p w14:paraId="2726BD97" w14:textId="77777777" w:rsidR="00A57C4B" w:rsidRPr="00A57C4B" w:rsidRDefault="00A57C4B" w:rsidP="00A57C4B">
            <w:pPr>
              <w:pStyle w:val="228"/>
              <w:ind w:firstLine="0"/>
            </w:pPr>
            <w:r w:rsidRPr="00A57C4B">
              <w:t>Формат</w:t>
            </w:r>
            <w:r w:rsidR="001E48A8">
              <w:t xml:space="preserve"> </w:t>
            </w:r>
            <w:r w:rsidRPr="00A57C4B">
              <w:t>сообщения</w:t>
            </w:r>
          </w:p>
        </w:tc>
        <w:tc>
          <w:tcPr>
            <w:tcW w:w="2552" w:type="dxa"/>
            <w:shd w:val="clear" w:color="auto" w:fill="auto"/>
          </w:tcPr>
          <w:p w14:paraId="144411F1" w14:textId="77777777" w:rsidR="00A57C4B" w:rsidRPr="00A57C4B" w:rsidRDefault="00A57C4B" w:rsidP="00A57C4B">
            <w:pPr>
              <w:pStyle w:val="228"/>
              <w:ind w:firstLine="0"/>
            </w:pPr>
            <w:r w:rsidRPr="00A57C4B">
              <w:t>Команда драйвера в контроллере</w:t>
            </w:r>
          </w:p>
        </w:tc>
        <w:tc>
          <w:tcPr>
            <w:tcW w:w="2976" w:type="dxa"/>
            <w:shd w:val="clear" w:color="auto" w:fill="auto"/>
          </w:tcPr>
          <w:p w14:paraId="1270F3FD" w14:textId="77777777" w:rsidR="00A57C4B" w:rsidRPr="00A57C4B" w:rsidRDefault="00A57C4B" w:rsidP="00A57C4B">
            <w:pPr>
              <w:pStyle w:val="228"/>
              <w:ind w:firstLine="0"/>
            </w:pPr>
            <w:r w:rsidRPr="00A57C4B">
              <w:t>Команда драйвера в оконечном устройстве</w:t>
            </w:r>
          </w:p>
        </w:tc>
      </w:tr>
      <w:tr w:rsidR="00A57C4B" w:rsidRPr="00A57C4B" w14:paraId="74BF4018" w14:textId="77777777" w:rsidTr="001E48A8">
        <w:trPr>
          <w:trHeight w:val="639"/>
        </w:trPr>
        <w:tc>
          <w:tcPr>
            <w:tcW w:w="2257" w:type="dxa"/>
            <w:shd w:val="clear" w:color="auto" w:fill="auto"/>
          </w:tcPr>
          <w:p w14:paraId="2D74BE06" w14:textId="77777777" w:rsidR="00A57C4B" w:rsidRPr="00A57C4B" w:rsidRDefault="00A57C4B" w:rsidP="001E48A8">
            <w:pPr>
              <w:pStyle w:val="228"/>
              <w:ind w:firstLine="0"/>
            </w:pPr>
            <w:r w:rsidRPr="00A57C4B">
              <w:t>КК</w:t>
            </w:r>
            <w:r w:rsidR="001E48A8">
              <w:t xml:space="preserve"> →</w:t>
            </w:r>
            <w:r w:rsidRPr="00A57C4B">
              <w:t xml:space="preserve"> ОУ</w:t>
            </w:r>
          </w:p>
        </w:tc>
        <w:tc>
          <w:tcPr>
            <w:tcW w:w="2552" w:type="dxa"/>
            <w:shd w:val="clear" w:color="auto" w:fill="auto"/>
          </w:tcPr>
          <w:p w14:paraId="72AAAE90" w14:textId="77777777" w:rsidR="00A57C4B" w:rsidRPr="00A57C4B" w:rsidRDefault="00A57C4B" w:rsidP="001E48A8">
            <w:pPr>
              <w:pStyle w:val="228"/>
              <w:ind w:firstLine="34"/>
              <w:jc w:val="center"/>
              <w:rPr>
                <w:lang w:val="en-US"/>
              </w:rPr>
            </w:pPr>
            <w:r w:rsidRPr="00A57C4B">
              <w:rPr>
                <w:lang w:val="en-US"/>
              </w:rPr>
              <w:t>FIOSEND</w:t>
            </w:r>
          </w:p>
        </w:tc>
        <w:tc>
          <w:tcPr>
            <w:tcW w:w="2976" w:type="dxa"/>
            <w:shd w:val="clear" w:color="auto" w:fill="auto"/>
          </w:tcPr>
          <w:p w14:paraId="18F7C7F8" w14:textId="77777777" w:rsidR="00A57C4B" w:rsidRPr="00A57C4B" w:rsidRDefault="00A57C4B" w:rsidP="001E48A8">
            <w:pPr>
              <w:pStyle w:val="228"/>
              <w:ind w:firstLine="34"/>
              <w:jc w:val="center"/>
              <w:rPr>
                <w:lang w:val="en-US"/>
              </w:rPr>
            </w:pPr>
            <w:r w:rsidRPr="00A57C4B">
              <w:rPr>
                <w:lang w:val="en-US"/>
              </w:rPr>
              <w:t>FIOGETBLOCK</w:t>
            </w:r>
          </w:p>
        </w:tc>
      </w:tr>
      <w:tr w:rsidR="00A57C4B" w:rsidRPr="00A57C4B" w14:paraId="063F55C4" w14:textId="77777777" w:rsidTr="001E48A8">
        <w:trPr>
          <w:trHeight w:val="622"/>
        </w:trPr>
        <w:tc>
          <w:tcPr>
            <w:tcW w:w="2257" w:type="dxa"/>
            <w:shd w:val="clear" w:color="auto" w:fill="auto"/>
          </w:tcPr>
          <w:p w14:paraId="680AD21A" w14:textId="77777777" w:rsidR="00A57C4B" w:rsidRPr="00A57C4B" w:rsidRDefault="001E48A8" w:rsidP="00A57C4B">
            <w:pPr>
              <w:pStyle w:val="228"/>
              <w:ind w:firstLine="0"/>
            </w:pPr>
            <w:r>
              <w:t>ОУ →</w:t>
            </w:r>
            <w:r w:rsidR="00A57C4B" w:rsidRPr="00A57C4B">
              <w:t xml:space="preserve"> КК</w:t>
            </w:r>
          </w:p>
        </w:tc>
        <w:tc>
          <w:tcPr>
            <w:tcW w:w="2552" w:type="dxa"/>
            <w:shd w:val="clear" w:color="auto" w:fill="auto"/>
            <w:vAlign w:val="center"/>
          </w:tcPr>
          <w:p w14:paraId="022B132E" w14:textId="77777777" w:rsidR="00A57C4B" w:rsidRPr="00A57C4B" w:rsidRDefault="00A57C4B" w:rsidP="001E48A8">
            <w:pPr>
              <w:pStyle w:val="228"/>
              <w:ind w:firstLine="34"/>
              <w:jc w:val="center"/>
              <w:rPr>
                <w:lang w:val="en-US"/>
              </w:rPr>
            </w:pPr>
            <w:r w:rsidRPr="00A57C4B">
              <w:rPr>
                <w:lang w:val="en-US"/>
              </w:rPr>
              <w:t>FIORECEIVE</w:t>
            </w:r>
          </w:p>
        </w:tc>
        <w:tc>
          <w:tcPr>
            <w:tcW w:w="2976" w:type="dxa"/>
            <w:shd w:val="clear" w:color="auto" w:fill="auto"/>
          </w:tcPr>
          <w:p w14:paraId="498B761F" w14:textId="77777777" w:rsidR="00A57C4B" w:rsidRPr="00A57C4B" w:rsidRDefault="00A57C4B" w:rsidP="001E48A8">
            <w:pPr>
              <w:pStyle w:val="228"/>
              <w:ind w:firstLine="34"/>
              <w:jc w:val="center"/>
              <w:rPr>
                <w:lang w:val="en-US"/>
              </w:rPr>
            </w:pPr>
            <w:r w:rsidRPr="00A57C4B">
              <w:rPr>
                <w:lang w:val="en-US"/>
              </w:rPr>
              <w:t>FIOSETBLOCK</w:t>
            </w:r>
          </w:p>
        </w:tc>
      </w:tr>
      <w:tr w:rsidR="00A57C4B" w:rsidRPr="00A57C4B" w14:paraId="43B68303" w14:textId="77777777" w:rsidTr="001E48A8">
        <w:trPr>
          <w:trHeight w:val="639"/>
        </w:trPr>
        <w:tc>
          <w:tcPr>
            <w:tcW w:w="2257" w:type="dxa"/>
            <w:shd w:val="clear" w:color="auto" w:fill="auto"/>
          </w:tcPr>
          <w:p w14:paraId="46C9E3CB" w14:textId="77777777" w:rsidR="00A57C4B" w:rsidRPr="00A57C4B" w:rsidRDefault="001E48A8" w:rsidP="00A57C4B">
            <w:pPr>
              <w:pStyle w:val="228"/>
              <w:ind w:firstLine="0"/>
            </w:pPr>
            <w:r>
              <w:t>КК →</w:t>
            </w:r>
            <w:r w:rsidR="00A57C4B" w:rsidRPr="00A57C4B">
              <w:t xml:space="preserve"> КУ</w:t>
            </w:r>
          </w:p>
        </w:tc>
        <w:tc>
          <w:tcPr>
            <w:tcW w:w="2552" w:type="dxa"/>
            <w:shd w:val="clear" w:color="auto" w:fill="auto"/>
          </w:tcPr>
          <w:p w14:paraId="4A34C74D" w14:textId="77777777" w:rsidR="00A57C4B" w:rsidRPr="00A57C4B" w:rsidRDefault="00A57C4B" w:rsidP="001E48A8">
            <w:pPr>
              <w:pStyle w:val="228"/>
              <w:ind w:firstLine="34"/>
              <w:jc w:val="center"/>
            </w:pPr>
            <w:r w:rsidRPr="00A57C4B">
              <w:rPr>
                <w:lang w:val="en-US"/>
              </w:rPr>
              <w:t>FIOSENDCOM</w:t>
            </w:r>
          </w:p>
        </w:tc>
        <w:tc>
          <w:tcPr>
            <w:tcW w:w="2976" w:type="dxa"/>
            <w:shd w:val="clear" w:color="auto" w:fill="auto"/>
          </w:tcPr>
          <w:p w14:paraId="65CEA5AB" w14:textId="77777777" w:rsidR="00A57C4B" w:rsidRPr="00A57C4B" w:rsidRDefault="00A57C4B" w:rsidP="001E48A8">
            <w:pPr>
              <w:pStyle w:val="228"/>
              <w:ind w:firstLine="34"/>
              <w:jc w:val="center"/>
            </w:pPr>
            <w:r w:rsidRPr="00A57C4B">
              <w:rPr>
                <w:lang w:val="en-US"/>
              </w:rPr>
              <w:t>FIOWAITCOM</w:t>
            </w:r>
          </w:p>
        </w:tc>
      </w:tr>
      <w:tr w:rsidR="00A57C4B" w:rsidRPr="00A57C4B" w14:paraId="6E5E4BD9" w14:textId="77777777" w:rsidTr="00BF3AD5">
        <w:trPr>
          <w:trHeight w:val="1112"/>
        </w:trPr>
        <w:tc>
          <w:tcPr>
            <w:tcW w:w="2257" w:type="dxa"/>
            <w:shd w:val="clear" w:color="auto" w:fill="auto"/>
          </w:tcPr>
          <w:p w14:paraId="4BCCE786" w14:textId="77777777" w:rsidR="00A57C4B" w:rsidRPr="00A57C4B" w:rsidRDefault="001E48A8" w:rsidP="001E48A8">
            <w:pPr>
              <w:pStyle w:val="228"/>
              <w:ind w:firstLine="0"/>
            </w:pPr>
            <w:r>
              <w:t>КК →</w:t>
            </w:r>
            <w:r w:rsidR="00A57C4B" w:rsidRPr="00A57C4B">
              <w:t xml:space="preserve"> КУ</w:t>
            </w:r>
            <w:r>
              <w:rPr>
                <w:lang w:val="en-US"/>
              </w:rPr>
              <w:t xml:space="preserve"> </w:t>
            </w:r>
            <w:r>
              <w:t>←</w:t>
            </w:r>
            <w:r w:rsidR="00A57C4B" w:rsidRPr="00A57C4B">
              <w:t xml:space="preserve"> СД</w:t>
            </w:r>
          </w:p>
        </w:tc>
        <w:tc>
          <w:tcPr>
            <w:tcW w:w="2552" w:type="dxa"/>
            <w:shd w:val="clear" w:color="auto" w:fill="auto"/>
          </w:tcPr>
          <w:p w14:paraId="0EDAECEE" w14:textId="77777777" w:rsidR="00A57C4B" w:rsidRPr="00A57C4B" w:rsidRDefault="00A57C4B" w:rsidP="001E48A8">
            <w:pPr>
              <w:pStyle w:val="228"/>
              <w:ind w:firstLine="34"/>
              <w:jc w:val="center"/>
              <w:rPr>
                <w:lang w:val="en-US"/>
              </w:rPr>
            </w:pPr>
            <w:r w:rsidRPr="00A57C4B">
              <w:rPr>
                <w:lang w:val="en-US"/>
              </w:rPr>
              <w:t>FIOSENDCOM</w:t>
            </w:r>
          </w:p>
          <w:p w14:paraId="7FC0137D" w14:textId="77777777" w:rsidR="00A57C4B" w:rsidRPr="00A57C4B" w:rsidRDefault="00A57C4B" w:rsidP="001E48A8">
            <w:pPr>
              <w:pStyle w:val="228"/>
              <w:ind w:firstLine="34"/>
              <w:jc w:val="center"/>
              <w:rPr>
                <w:lang w:val="en-US"/>
              </w:rPr>
            </w:pPr>
          </w:p>
        </w:tc>
        <w:tc>
          <w:tcPr>
            <w:tcW w:w="2976" w:type="dxa"/>
            <w:shd w:val="clear" w:color="auto" w:fill="auto"/>
          </w:tcPr>
          <w:p w14:paraId="06B8A8FC" w14:textId="77777777" w:rsidR="00A57C4B" w:rsidRPr="00A57C4B" w:rsidRDefault="00A57C4B" w:rsidP="001E48A8">
            <w:pPr>
              <w:pStyle w:val="228"/>
              <w:ind w:firstLine="34"/>
              <w:jc w:val="center"/>
            </w:pPr>
            <w:r w:rsidRPr="00A57C4B">
              <w:rPr>
                <w:lang w:val="en-US"/>
              </w:rPr>
              <w:t>FIOWAITCOM</w:t>
            </w:r>
          </w:p>
          <w:p w14:paraId="753787B6" w14:textId="77777777" w:rsidR="00A57C4B" w:rsidRPr="00A57C4B" w:rsidRDefault="00BF3AD5" w:rsidP="001E48A8">
            <w:pPr>
              <w:pStyle w:val="228"/>
              <w:ind w:firstLine="34"/>
              <w:jc w:val="center"/>
              <w:rPr>
                <w:lang w:val="en-US"/>
              </w:rPr>
            </w:pPr>
            <w:r>
              <w:rPr>
                <w:lang w:val="en-US"/>
              </w:rPr>
              <w:t>FIODROPVECWORD</w:t>
            </w:r>
          </w:p>
        </w:tc>
      </w:tr>
      <w:tr w:rsidR="00A57C4B" w:rsidRPr="00A57C4B" w14:paraId="424E5127" w14:textId="77777777" w:rsidTr="001E48A8">
        <w:trPr>
          <w:trHeight w:val="639"/>
        </w:trPr>
        <w:tc>
          <w:tcPr>
            <w:tcW w:w="2257" w:type="dxa"/>
            <w:shd w:val="clear" w:color="auto" w:fill="auto"/>
          </w:tcPr>
          <w:p w14:paraId="3290B20D" w14:textId="77777777" w:rsidR="00A57C4B" w:rsidRPr="00A57C4B" w:rsidRDefault="001E48A8" w:rsidP="00A57C4B">
            <w:pPr>
              <w:pStyle w:val="228"/>
              <w:ind w:firstLine="0"/>
            </w:pPr>
            <w:r>
              <w:t xml:space="preserve"> КК →</w:t>
            </w:r>
            <w:r w:rsidR="00A57C4B" w:rsidRPr="00A57C4B">
              <w:t xml:space="preserve"> КУ</w:t>
            </w:r>
            <w:r>
              <w:rPr>
                <w:lang w:val="en-US"/>
              </w:rPr>
              <w:t xml:space="preserve"> </w:t>
            </w:r>
            <w:r w:rsidR="00A57C4B" w:rsidRPr="00A57C4B">
              <w:t>+</w:t>
            </w:r>
            <w:r>
              <w:rPr>
                <w:lang w:val="en-US"/>
              </w:rPr>
              <w:t xml:space="preserve"> </w:t>
            </w:r>
            <w:r w:rsidR="00A57C4B" w:rsidRPr="00A57C4B">
              <w:t>СД</w:t>
            </w:r>
          </w:p>
        </w:tc>
        <w:tc>
          <w:tcPr>
            <w:tcW w:w="2552" w:type="dxa"/>
            <w:shd w:val="clear" w:color="auto" w:fill="auto"/>
          </w:tcPr>
          <w:p w14:paraId="740B7E0D" w14:textId="77777777" w:rsidR="00A57C4B" w:rsidRPr="00A57C4B" w:rsidRDefault="00A57C4B" w:rsidP="001E48A8">
            <w:pPr>
              <w:pStyle w:val="228"/>
              <w:ind w:firstLine="34"/>
              <w:jc w:val="center"/>
            </w:pPr>
            <w:r w:rsidRPr="00A57C4B">
              <w:rPr>
                <w:lang w:val="en-US"/>
              </w:rPr>
              <w:t>FIOSENDCOM</w:t>
            </w:r>
          </w:p>
        </w:tc>
        <w:tc>
          <w:tcPr>
            <w:tcW w:w="2976" w:type="dxa"/>
            <w:shd w:val="clear" w:color="auto" w:fill="auto"/>
          </w:tcPr>
          <w:p w14:paraId="77EFB70C" w14:textId="77777777" w:rsidR="00A57C4B" w:rsidRPr="00A57C4B" w:rsidRDefault="00A57C4B" w:rsidP="001E48A8">
            <w:pPr>
              <w:pStyle w:val="228"/>
              <w:ind w:firstLine="34"/>
              <w:jc w:val="center"/>
            </w:pPr>
            <w:r w:rsidRPr="00A57C4B">
              <w:rPr>
                <w:lang w:val="en-US"/>
              </w:rPr>
              <w:t>FIOGETBLOCK</w:t>
            </w:r>
          </w:p>
        </w:tc>
      </w:tr>
    </w:tbl>
    <w:p w14:paraId="518C2081" w14:textId="77777777" w:rsidR="001D561C" w:rsidRDefault="001D561C" w:rsidP="001D561C">
      <w:pPr>
        <w:pStyle w:val="228"/>
      </w:pPr>
    </w:p>
    <w:p w14:paraId="07C7DED1" w14:textId="77777777" w:rsidR="00E65FF7" w:rsidRDefault="001D561C" w:rsidP="005B0F98">
      <w:pPr>
        <w:pStyle w:val="228"/>
      </w:pPr>
      <w:r w:rsidRPr="001D561C">
        <w:t>Для реализации функций целесообразно объединить их и создать библиотеку, в которой реализовываются функция инициализации контролера, функция инициализации оконечного устройства и функция закрытия устройства. Созданная библиотека подключается к программе, на этапе компоновки и выполняется в контексте задачи, использующей обмен по каналу Манчестер.</w:t>
      </w:r>
      <w:r w:rsidR="00E65FF7">
        <w:t xml:space="preserve"> </w:t>
      </w:r>
    </w:p>
    <w:p w14:paraId="19BBA543" w14:textId="02CE9E53" w:rsidR="00E65FF7" w:rsidRDefault="00E65FF7" w:rsidP="00E65FF7">
      <w:pPr>
        <w:pStyle w:val="228"/>
      </w:pPr>
      <w:r w:rsidRPr="00E65FF7">
        <w:lastRenderedPageBreak/>
        <w:t xml:space="preserve">Данные от </w:t>
      </w:r>
      <w:r>
        <w:t>навигационной системы</w:t>
      </w:r>
      <w:r w:rsidR="005B2B4E">
        <w:t xml:space="preserve"> и системы единого времени</w:t>
      </w:r>
      <w:r w:rsidRPr="00E65FF7">
        <w:t>, поступающие по каналу Манчестер, представляют собой</w:t>
      </w:r>
      <w:r>
        <w:t xml:space="preserve"> </w:t>
      </w:r>
      <w:r w:rsidRPr="00E65FF7">
        <w:t>шестнадцатиразрядные целые слова. Для того чтобы перевести их в числовой вид с плавающей точкой, необходимо создать процедуры преобразования, руководствуясь разрядной сеткой, заданной в технических требованиях для поступающих величин</w:t>
      </w:r>
      <w:r>
        <w:t>, отображено на т</w:t>
      </w:r>
      <w:r w:rsidRPr="00E65FF7">
        <w:t>абли</w:t>
      </w:r>
      <w:r>
        <w:t>це</w:t>
      </w:r>
      <w:r w:rsidRPr="00E65FF7">
        <w:t xml:space="preserve"> </w:t>
      </w:r>
      <w:r>
        <w:t>7</w:t>
      </w:r>
      <w:r w:rsidRPr="00E65FF7">
        <w:t xml:space="preserve">. </w:t>
      </w:r>
    </w:p>
    <w:p w14:paraId="4EBFAAB2" w14:textId="77777777" w:rsidR="00E65FF7" w:rsidRDefault="00E65FF7" w:rsidP="00E65FF7">
      <w:pPr>
        <w:pStyle w:val="228"/>
        <w:ind w:firstLine="0"/>
      </w:pPr>
      <w:r>
        <w:t>Таблица 7</w:t>
      </w:r>
      <w:r w:rsidR="009919AE">
        <w:t xml:space="preserve"> </w:t>
      </w:r>
      <w:r w:rsidR="009919AE" w:rsidRPr="009919AE">
        <w:t>–</w:t>
      </w:r>
      <w:r>
        <w:t xml:space="preserve"> Формат данных от навигационной системы.</w:t>
      </w:r>
    </w:p>
    <w:p w14:paraId="2A0440B6" w14:textId="77777777" w:rsidR="001D561C" w:rsidRDefault="00C01D80" w:rsidP="005B0F98">
      <w:pPr>
        <w:pStyle w:val="228"/>
        <w:ind w:firstLine="0"/>
        <w:rPr>
          <w:noProof/>
        </w:rPr>
      </w:pPr>
      <w:r w:rsidRPr="00590F00">
        <w:rPr>
          <w:noProof/>
        </w:rPr>
        <w:drawing>
          <wp:inline distT="0" distB="0" distL="0" distR="0" wp14:anchorId="77C7AE6E" wp14:editId="427BA9C5">
            <wp:extent cx="5943600" cy="1751965"/>
            <wp:effectExtent l="0" t="0" r="0" b="0"/>
            <wp:docPr id="15"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51965"/>
                    </a:xfrm>
                    <a:prstGeom prst="rect">
                      <a:avLst/>
                    </a:prstGeom>
                    <a:noFill/>
                    <a:ln>
                      <a:noFill/>
                    </a:ln>
                  </pic:spPr>
                </pic:pic>
              </a:graphicData>
            </a:graphic>
          </wp:inline>
        </w:drawing>
      </w:r>
    </w:p>
    <w:p w14:paraId="00335BFD" w14:textId="77777777" w:rsidR="005B0F98" w:rsidRDefault="005B0F98" w:rsidP="005B0F98">
      <w:pPr>
        <w:pStyle w:val="228"/>
      </w:pPr>
      <w:r>
        <w:t xml:space="preserve">Каждое шестнадцатиразрядное слово, полученное навигационной  системы, содержит несколько информационных </w:t>
      </w:r>
      <w:r w:rsidR="00061042">
        <w:t>величин, показано на  таблице 8</w:t>
      </w:r>
      <w:r>
        <w:t>.</w:t>
      </w:r>
    </w:p>
    <w:p w14:paraId="4D5CB288" w14:textId="77777777" w:rsidR="005B0F98" w:rsidRDefault="005B0F98" w:rsidP="005B0F98">
      <w:pPr>
        <w:pStyle w:val="228"/>
        <w:ind w:firstLine="0"/>
      </w:pPr>
      <w:r>
        <w:t>Таблица 8</w:t>
      </w:r>
      <w:r w:rsidR="009919AE">
        <w:t xml:space="preserve"> </w:t>
      </w:r>
      <w:r w:rsidR="009919AE" w:rsidRPr="009919AE">
        <w:t>–</w:t>
      </w:r>
      <w:r>
        <w:t xml:space="preserve"> Формат данных, поступающих от системы СЕВ</w:t>
      </w:r>
    </w:p>
    <w:p w14:paraId="7839D908" w14:textId="77777777" w:rsidR="005B0F98" w:rsidRDefault="00C01D80" w:rsidP="005B0F98">
      <w:pPr>
        <w:pStyle w:val="228"/>
        <w:ind w:firstLine="0"/>
        <w:rPr>
          <w:noProof/>
        </w:rPr>
      </w:pPr>
      <w:r w:rsidRPr="00590F00">
        <w:rPr>
          <w:noProof/>
        </w:rPr>
        <w:drawing>
          <wp:inline distT="0" distB="0" distL="0" distR="0" wp14:anchorId="1D2CD57E" wp14:editId="5C06FDF7">
            <wp:extent cx="5939155" cy="2316480"/>
            <wp:effectExtent l="0" t="0" r="0" b="0"/>
            <wp:docPr id="1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2316480"/>
                    </a:xfrm>
                    <a:prstGeom prst="rect">
                      <a:avLst/>
                    </a:prstGeom>
                    <a:noFill/>
                    <a:ln>
                      <a:noFill/>
                    </a:ln>
                  </pic:spPr>
                </pic:pic>
              </a:graphicData>
            </a:graphic>
          </wp:inline>
        </w:drawing>
      </w:r>
    </w:p>
    <w:p w14:paraId="5E47F706" w14:textId="77DD1BBF" w:rsidR="005B0F98" w:rsidRPr="001D561C" w:rsidRDefault="005B0F98" w:rsidP="005B0F98">
      <w:pPr>
        <w:pStyle w:val="228"/>
      </w:pPr>
      <w:r w:rsidRPr="001D561C">
        <w:t xml:space="preserve">В ОС для обмена по каналу </w:t>
      </w:r>
      <w:r w:rsidRPr="00364271">
        <w:rPr>
          <w:i/>
          <w:iCs/>
        </w:rPr>
        <w:t>RS-232</w:t>
      </w:r>
      <w:r w:rsidRPr="001D561C">
        <w:t xml:space="preserve"> прием и передача обеспечивается драйвером устройства. </w:t>
      </w:r>
      <w:r w:rsidR="00580DA6">
        <w:t xml:space="preserve">Данные, </w:t>
      </w:r>
      <w:r w:rsidR="00580DA6" w:rsidRPr="008357D4">
        <w:t>передаваемы</w:t>
      </w:r>
      <w:r w:rsidR="00580DA6">
        <w:t xml:space="preserve">е метеорологической системой, </w:t>
      </w:r>
      <w:r w:rsidR="00580DA6">
        <w:lastRenderedPageBreak/>
        <w:t>по</w:t>
      </w:r>
      <w:r w:rsidR="00580DA6" w:rsidRPr="008357D4">
        <w:t xml:space="preserve"> </w:t>
      </w:r>
      <w:r w:rsidR="00580DA6">
        <w:t>интерфейсу канала связи, представляют собой</w:t>
      </w:r>
      <w:r w:rsidR="00580DA6" w:rsidRPr="008357D4">
        <w:t xml:space="preserve"> 11 бит</w:t>
      </w:r>
      <w:r w:rsidR="00580DA6">
        <w:t xml:space="preserve">ные пакеты. </w:t>
      </w:r>
      <w:r w:rsidRPr="001D561C">
        <w:t xml:space="preserve">При включенном использовании </w:t>
      </w:r>
      <w:r w:rsidRPr="002852D8">
        <w:rPr>
          <w:i/>
          <w:lang w:val="en-US"/>
        </w:rPr>
        <w:t>Clear</w:t>
      </w:r>
      <w:r w:rsidRPr="002852D8">
        <w:rPr>
          <w:i/>
        </w:rPr>
        <w:t xml:space="preserve"> </w:t>
      </w:r>
      <w:r w:rsidRPr="002852D8">
        <w:rPr>
          <w:i/>
          <w:lang w:val="en-US"/>
        </w:rPr>
        <w:t>To</w:t>
      </w:r>
      <w:r w:rsidRPr="002852D8">
        <w:rPr>
          <w:i/>
        </w:rPr>
        <w:t xml:space="preserve"> </w:t>
      </w:r>
      <w:r w:rsidRPr="002852D8">
        <w:rPr>
          <w:i/>
          <w:lang w:val="en-US"/>
        </w:rPr>
        <w:t>Send</w:t>
      </w:r>
      <w:r w:rsidRPr="002852D8">
        <w:rPr>
          <w:i/>
        </w:rPr>
        <w:t>/</w:t>
      </w:r>
      <w:r w:rsidRPr="002852D8">
        <w:rPr>
          <w:i/>
          <w:lang w:val="en-US"/>
        </w:rPr>
        <w:t>Ready</w:t>
      </w:r>
      <w:r w:rsidRPr="002852D8">
        <w:rPr>
          <w:i/>
        </w:rPr>
        <w:t xml:space="preserve"> </w:t>
      </w:r>
      <w:r w:rsidRPr="002852D8">
        <w:rPr>
          <w:i/>
          <w:lang w:val="en-US"/>
        </w:rPr>
        <w:t>To</w:t>
      </w:r>
      <w:r w:rsidRPr="002852D8">
        <w:rPr>
          <w:i/>
        </w:rPr>
        <w:t xml:space="preserve"> </w:t>
      </w:r>
      <w:r w:rsidRPr="002852D8">
        <w:rPr>
          <w:i/>
          <w:lang w:val="en-US"/>
        </w:rPr>
        <w:t>Send</w:t>
      </w:r>
      <w:r w:rsidRPr="002852D8">
        <w:rPr>
          <w:i/>
        </w:rPr>
        <w:t xml:space="preserve"> (CTS/RTS)</w:t>
      </w:r>
      <w:r w:rsidRPr="001D561C">
        <w:t xml:space="preserve"> устройство </w:t>
      </w:r>
      <w:r w:rsidRPr="002852D8">
        <w:rPr>
          <w:i/>
        </w:rPr>
        <w:t xml:space="preserve">RS-232 </w:t>
      </w:r>
      <w:r w:rsidRPr="001D561C">
        <w:t xml:space="preserve">производит выдачу данных в порт, но только при наличии сигнала </w:t>
      </w:r>
      <w:r w:rsidRPr="002852D8">
        <w:rPr>
          <w:i/>
        </w:rPr>
        <w:t>CTS</w:t>
      </w:r>
      <w:r w:rsidRPr="001D561C">
        <w:t>.</w:t>
      </w:r>
    </w:p>
    <w:p w14:paraId="09DC8969" w14:textId="77777777" w:rsidR="005B0F98" w:rsidRPr="001D561C" w:rsidRDefault="005B0F98" w:rsidP="005B0F98">
      <w:pPr>
        <w:pStyle w:val="228"/>
      </w:pPr>
      <w:r w:rsidRPr="001D561C">
        <w:t xml:space="preserve">Данный сигнал </w:t>
      </w:r>
      <w:r w:rsidRPr="000B3627">
        <w:rPr>
          <w:i/>
          <w:lang w:val="en-US"/>
        </w:rPr>
        <w:t>CTS</w:t>
      </w:r>
      <w:r w:rsidRPr="001D561C">
        <w:t xml:space="preserve"> устанавливается сигналом </w:t>
      </w:r>
      <w:r w:rsidRPr="002852D8">
        <w:rPr>
          <w:i/>
        </w:rPr>
        <w:t>RTS</w:t>
      </w:r>
      <w:r w:rsidRPr="001D561C">
        <w:t xml:space="preserve"> другого конца соединения (при соответствующем кабеле). Изменение сигнала </w:t>
      </w:r>
      <w:r w:rsidRPr="002852D8">
        <w:rPr>
          <w:i/>
        </w:rPr>
        <w:t>CTS</w:t>
      </w:r>
      <w:r w:rsidRPr="001D561C">
        <w:t xml:space="preserve"> вызывает прерывание и драйвер порта автоматически продолжит вывод данных, когда </w:t>
      </w:r>
      <w:r w:rsidRPr="000B3627">
        <w:rPr>
          <w:i/>
        </w:rPr>
        <w:t>CTS</w:t>
      </w:r>
      <w:r w:rsidRPr="001D561C">
        <w:t xml:space="preserve"> примет единичное значение. С последовательными портами работают два драйвера: терминальный (не зависит от конкретного контроллера портов) и драйвер контроллера портов </w:t>
      </w:r>
      <w:r>
        <w:t>–</w:t>
      </w:r>
      <w:r w:rsidRPr="001D561C">
        <w:t xml:space="preserve"> на процессорном модуле.</w:t>
      </w:r>
    </w:p>
    <w:p w14:paraId="6C9027A8" w14:textId="77777777" w:rsidR="005B0F98" w:rsidRPr="001D561C" w:rsidRDefault="005B0F98" w:rsidP="005B0F98">
      <w:pPr>
        <w:pStyle w:val="228"/>
      </w:pPr>
      <w:r w:rsidRPr="001D561C">
        <w:t xml:space="preserve">Настройка и инициализация драйвера проходит с помощью диалоговой системы конфигурации. При вызове указываются номер порта, имя создаваемого устройства ОС, размеры входного и выходного буферов, скорость. В прикладной программе открывается файл устройства, проводятся необходимые настройки драйвера порта, например, использование сигналов </w:t>
      </w:r>
      <w:r w:rsidRPr="000B3627">
        <w:rPr>
          <w:i/>
        </w:rPr>
        <w:t>CTS/RTS</w:t>
      </w:r>
      <w:r w:rsidRPr="001D561C">
        <w:t xml:space="preserve"> для управления потоком данных. При включенном использовании </w:t>
      </w:r>
      <w:r w:rsidRPr="000B3627">
        <w:rPr>
          <w:i/>
        </w:rPr>
        <w:t>CTS/RTS</w:t>
      </w:r>
      <w:r w:rsidRPr="001D561C">
        <w:t xml:space="preserve"> драйвер порта производит выдачу данных в порт только при наличии сигнала </w:t>
      </w:r>
      <w:r w:rsidRPr="000B3627">
        <w:rPr>
          <w:i/>
        </w:rPr>
        <w:t>CTS</w:t>
      </w:r>
      <w:r w:rsidRPr="001D561C">
        <w:t xml:space="preserve">. Данный сигнал устанавливается сигналом </w:t>
      </w:r>
      <w:r w:rsidRPr="000B3627">
        <w:rPr>
          <w:i/>
        </w:rPr>
        <w:t>RTS</w:t>
      </w:r>
      <w:r w:rsidRPr="001D561C">
        <w:t xml:space="preserve"> другого конца соединения (при соответствующем кабеле). Изменение сигнала </w:t>
      </w:r>
      <w:r w:rsidRPr="000B3627">
        <w:rPr>
          <w:i/>
        </w:rPr>
        <w:t>CTS</w:t>
      </w:r>
      <w:r w:rsidRPr="001D561C">
        <w:t xml:space="preserve"> вызывает прерывание и драйвер порта автоматически продолжит вывод данных, когда </w:t>
      </w:r>
      <w:r w:rsidRPr="000B3627">
        <w:rPr>
          <w:i/>
        </w:rPr>
        <w:t>CTS</w:t>
      </w:r>
      <w:r w:rsidRPr="001D561C">
        <w:t xml:space="preserve"> примет единичное значение. </w:t>
      </w:r>
    </w:p>
    <w:p w14:paraId="714E3FCE" w14:textId="03208433" w:rsidR="005B0F98" w:rsidRPr="001D561C" w:rsidRDefault="005B0F98" w:rsidP="005B0F98">
      <w:pPr>
        <w:pStyle w:val="228"/>
      </w:pPr>
      <w:r w:rsidRPr="001D561C">
        <w:t xml:space="preserve">Если включено использование </w:t>
      </w:r>
      <w:r w:rsidRPr="000B3627">
        <w:rPr>
          <w:i/>
        </w:rPr>
        <w:t>CTS/RTS</w:t>
      </w:r>
      <w:r w:rsidRPr="001D561C">
        <w:t>, драйвер терминала при приеме данных от драйвера порта проверяет уровень заполне</w:t>
      </w:r>
      <w:r w:rsidR="000B3627">
        <w:t>ния</w:t>
      </w:r>
      <w:r w:rsidRPr="001D561C">
        <w:t xml:space="preserve"> буфера ввода. Если число заполненных позиций в буфере ввода стало больше значения элемента массива </w:t>
      </w:r>
      <w:proofErr w:type="spellStart"/>
      <w:r w:rsidRPr="000B3627">
        <w:rPr>
          <w:i/>
        </w:rPr>
        <w:t>c_</w:t>
      </w:r>
      <w:proofErr w:type="gramStart"/>
      <w:r w:rsidRPr="000B3627">
        <w:rPr>
          <w:i/>
        </w:rPr>
        <w:t>cc</w:t>
      </w:r>
      <w:proofErr w:type="spellEnd"/>
      <w:r w:rsidRPr="000B3627">
        <w:rPr>
          <w:i/>
        </w:rPr>
        <w:t>[</w:t>
      </w:r>
      <w:proofErr w:type="gramEnd"/>
      <w:r w:rsidRPr="000B3627">
        <w:rPr>
          <w:i/>
        </w:rPr>
        <w:t>VHIWATER]</w:t>
      </w:r>
      <w:r w:rsidRPr="001D561C">
        <w:t xml:space="preserve"> структуры </w:t>
      </w:r>
      <w:proofErr w:type="spellStart"/>
      <w:r w:rsidRPr="000B3627">
        <w:rPr>
          <w:i/>
        </w:rPr>
        <w:t>termios</w:t>
      </w:r>
      <w:proofErr w:type="spellEnd"/>
      <w:r w:rsidRPr="001D561C">
        <w:t xml:space="preserve">, драйвер терминала устанавливает специальный признак, по которому драйвер порта снимает сигнал </w:t>
      </w:r>
      <w:r w:rsidRPr="00364271">
        <w:rPr>
          <w:i/>
          <w:iCs/>
        </w:rPr>
        <w:t>RTS</w:t>
      </w:r>
      <w:r w:rsidRPr="001D561C">
        <w:t xml:space="preserve">, запрещая тем самым другому концу соединения передавать </w:t>
      </w:r>
      <w:r w:rsidRPr="001D561C">
        <w:lastRenderedPageBreak/>
        <w:t xml:space="preserve">новые байты. Драйвер терминала снимет этот специальный признак, когда число занятых позиций в буфере ввода станет меньше значения элемента массива </w:t>
      </w:r>
      <w:proofErr w:type="spellStart"/>
      <w:r w:rsidRPr="002852D8">
        <w:rPr>
          <w:i/>
        </w:rPr>
        <w:t>c_cc</w:t>
      </w:r>
      <w:proofErr w:type="spellEnd"/>
      <w:r w:rsidRPr="002852D8">
        <w:rPr>
          <w:i/>
        </w:rPr>
        <w:t xml:space="preserve">[VLOWATER] </w:t>
      </w:r>
      <w:r w:rsidRPr="001D561C">
        <w:t xml:space="preserve">структуры </w:t>
      </w:r>
      <w:proofErr w:type="spellStart"/>
      <w:r w:rsidRPr="002852D8">
        <w:rPr>
          <w:i/>
        </w:rPr>
        <w:t>termios</w:t>
      </w:r>
      <w:proofErr w:type="spellEnd"/>
      <w:r w:rsidRPr="001D561C">
        <w:t xml:space="preserve"> и после этого драйвер порта поднимет сигнал </w:t>
      </w:r>
      <w:r w:rsidRPr="002852D8">
        <w:rPr>
          <w:i/>
        </w:rPr>
        <w:t>RTS</w:t>
      </w:r>
      <w:r w:rsidRPr="001D561C">
        <w:t>.</w:t>
      </w:r>
    </w:p>
    <w:p w14:paraId="61F2B1B4" w14:textId="77777777" w:rsidR="005B0F98" w:rsidRPr="001D561C" w:rsidRDefault="005B0F98" w:rsidP="005B0F98">
      <w:pPr>
        <w:pStyle w:val="228"/>
      </w:pPr>
      <w:r w:rsidRPr="001D561C">
        <w:t xml:space="preserve">Для работы с интерфейсом </w:t>
      </w:r>
      <w:r w:rsidRPr="002852D8">
        <w:rPr>
          <w:i/>
        </w:rPr>
        <w:t>RS-232</w:t>
      </w:r>
      <w:r w:rsidRPr="001D561C">
        <w:t xml:space="preserve"> используются следующие функции:</w:t>
      </w:r>
    </w:p>
    <w:p w14:paraId="36982793" w14:textId="77777777" w:rsidR="005B0F98" w:rsidRPr="001D561C" w:rsidRDefault="005B0F98" w:rsidP="005B0F98">
      <w:pPr>
        <w:pStyle w:val="228"/>
      </w:pPr>
      <w:proofErr w:type="spellStart"/>
      <w:r w:rsidRPr="001D561C">
        <w:rPr>
          <w:b/>
          <w:bCs/>
          <w:i/>
          <w:iCs/>
        </w:rPr>
        <w:t>auxRawDevInit</w:t>
      </w:r>
      <w:proofErr w:type="spellEnd"/>
      <w:r w:rsidRPr="001D561C">
        <w:rPr>
          <w:b/>
          <w:bCs/>
          <w:i/>
          <w:iCs/>
        </w:rPr>
        <w:t>()</w:t>
      </w:r>
      <w:r w:rsidRPr="001D561C">
        <w:t xml:space="preserve"> </w:t>
      </w:r>
      <w:r>
        <w:t>–</w:t>
      </w:r>
      <w:r w:rsidRPr="001D561C">
        <w:t xml:space="preserve">  инициализация драйвера прямого ввода/вывода и создание устройства;</w:t>
      </w:r>
      <w:r w:rsidRPr="001D561C">
        <w:tab/>
        <w:t xml:space="preserve">   </w:t>
      </w:r>
    </w:p>
    <w:p w14:paraId="0632FC6F" w14:textId="77777777" w:rsidR="005B0F98" w:rsidRPr="001D561C" w:rsidRDefault="005B0F98" w:rsidP="005B0F98">
      <w:pPr>
        <w:pStyle w:val="228"/>
      </w:pPr>
      <w:proofErr w:type="spellStart"/>
      <w:proofErr w:type="gramStart"/>
      <w:r w:rsidRPr="001D561C">
        <w:rPr>
          <w:b/>
          <w:bCs/>
          <w:i/>
          <w:iCs/>
        </w:rPr>
        <w:t>auxRtsOn</w:t>
      </w:r>
      <w:proofErr w:type="spellEnd"/>
      <w:r w:rsidRPr="001D561C">
        <w:rPr>
          <w:b/>
          <w:bCs/>
          <w:i/>
          <w:iCs/>
        </w:rPr>
        <w:t>(</w:t>
      </w:r>
      <w:proofErr w:type="gramEnd"/>
      <w:r w:rsidRPr="001D561C">
        <w:rPr>
          <w:b/>
          <w:bCs/>
          <w:i/>
          <w:iCs/>
        </w:rPr>
        <w:t>)</w:t>
      </w:r>
      <w:r w:rsidRPr="001D561C">
        <w:t xml:space="preserve"> </w:t>
      </w:r>
      <w:r>
        <w:t>–</w:t>
      </w:r>
      <w:r w:rsidRPr="001D561C">
        <w:t xml:space="preserve">  установка сигнала </w:t>
      </w:r>
      <w:r w:rsidRPr="00364271">
        <w:rPr>
          <w:i/>
          <w:iCs/>
        </w:rPr>
        <w:t>RTS</w:t>
      </w:r>
      <w:r w:rsidRPr="001D561C">
        <w:t>;</w:t>
      </w:r>
      <w:r w:rsidRPr="001D561C">
        <w:tab/>
      </w:r>
    </w:p>
    <w:p w14:paraId="6D0AF37B" w14:textId="77777777" w:rsidR="005B0F98" w:rsidRPr="001D561C" w:rsidRDefault="005B0F98" w:rsidP="005B0F98">
      <w:pPr>
        <w:pStyle w:val="228"/>
      </w:pPr>
      <w:proofErr w:type="spellStart"/>
      <w:proofErr w:type="gramStart"/>
      <w:r w:rsidRPr="001D561C">
        <w:rPr>
          <w:b/>
          <w:bCs/>
          <w:i/>
          <w:iCs/>
        </w:rPr>
        <w:t>auxRtsOff</w:t>
      </w:r>
      <w:proofErr w:type="spellEnd"/>
      <w:r w:rsidRPr="001D561C">
        <w:rPr>
          <w:b/>
          <w:bCs/>
          <w:i/>
          <w:iCs/>
        </w:rPr>
        <w:t>(</w:t>
      </w:r>
      <w:proofErr w:type="gramEnd"/>
      <w:r w:rsidRPr="001D561C">
        <w:rPr>
          <w:b/>
          <w:bCs/>
          <w:i/>
          <w:iCs/>
        </w:rPr>
        <w:t>)</w:t>
      </w:r>
      <w:r>
        <w:t xml:space="preserve"> –</w:t>
      </w:r>
      <w:r w:rsidRPr="001D561C">
        <w:t xml:space="preserve"> снятие сигнала </w:t>
      </w:r>
      <w:r w:rsidRPr="00364271">
        <w:rPr>
          <w:i/>
          <w:iCs/>
        </w:rPr>
        <w:t>RTS</w:t>
      </w:r>
      <w:r w:rsidRPr="001D561C">
        <w:t xml:space="preserve">; </w:t>
      </w:r>
      <w:r w:rsidRPr="001D561C">
        <w:tab/>
      </w:r>
      <w:r w:rsidRPr="001D561C">
        <w:tab/>
        <w:t xml:space="preserve">   </w:t>
      </w:r>
    </w:p>
    <w:p w14:paraId="582BA89F" w14:textId="77777777" w:rsidR="005B0F98" w:rsidRPr="001D561C" w:rsidRDefault="005B0F98" w:rsidP="005B0F98">
      <w:pPr>
        <w:pStyle w:val="228"/>
      </w:pPr>
      <w:proofErr w:type="spellStart"/>
      <w:proofErr w:type="gramStart"/>
      <w:r w:rsidRPr="001D561C">
        <w:rPr>
          <w:b/>
          <w:bCs/>
          <w:i/>
          <w:iCs/>
        </w:rPr>
        <w:t>getCTSState</w:t>
      </w:r>
      <w:proofErr w:type="spellEnd"/>
      <w:r w:rsidRPr="001D561C">
        <w:rPr>
          <w:b/>
          <w:bCs/>
          <w:i/>
          <w:iCs/>
        </w:rPr>
        <w:t>(</w:t>
      </w:r>
      <w:proofErr w:type="gramEnd"/>
      <w:r w:rsidRPr="001D561C">
        <w:rPr>
          <w:b/>
          <w:bCs/>
          <w:i/>
          <w:iCs/>
        </w:rPr>
        <w:t>)</w:t>
      </w:r>
      <w:r w:rsidRPr="001D561C">
        <w:t xml:space="preserve"> – функция возвращает, состояние </w:t>
      </w:r>
      <w:r w:rsidRPr="00364271">
        <w:rPr>
          <w:i/>
          <w:iCs/>
        </w:rPr>
        <w:t>CTS</w:t>
      </w:r>
      <w:r w:rsidRPr="001D561C">
        <w:t xml:space="preserve">; </w:t>
      </w:r>
    </w:p>
    <w:p w14:paraId="1DF0CE2E" w14:textId="77777777" w:rsidR="005B0F98" w:rsidRPr="001D561C" w:rsidRDefault="005B0F98" w:rsidP="005B0F98">
      <w:pPr>
        <w:pStyle w:val="228"/>
      </w:pPr>
      <w:proofErr w:type="spellStart"/>
      <w:r w:rsidRPr="001D561C">
        <w:rPr>
          <w:b/>
          <w:bCs/>
          <w:i/>
          <w:iCs/>
        </w:rPr>
        <w:t>tcgetattr</w:t>
      </w:r>
      <w:proofErr w:type="spellEnd"/>
      <w:r w:rsidRPr="001D561C">
        <w:rPr>
          <w:b/>
          <w:bCs/>
          <w:i/>
          <w:iCs/>
        </w:rPr>
        <w:t>()</w:t>
      </w:r>
      <w:r w:rsidRPr="001D561C">
        <w:t xml:space="preserve"> </w:t>
      </w:r>
      <w:r>
        <w:t>–</w:t>
      </w:r>
      <w:r w:rsidRPr="001D561C">
        <w:t xml:space="preserve"> получение параметров порта;</w:t>
      </w:r>
    </w:p>
    <w:p w14:paraId="3A227C33" w14:textId="77777777" w:rsidR="005B0F98" w:rsidRPr="001D561C" w:rsidRDefault="005B0F98" w:rsidP="005B0F98">
      <w:pPr>
        <w:pStyle w:val="228"/>
      </w:pPr>
      <w:proofErr w:type="spellStart"/>
      <w:r w:rsidRPr="001D561C">
        <w:rPr>
          <w:b/>
          <w:bCs/>
          <w:i/>
          <w:iCs/>
        </w:rPr>
        <w:t>tcsetattr</w:t>
      </w:r>
      <w:proofErr w:type="spellEnd"/>
      <w:r w:rsidRPr="001D561C">
        <w:rPr>
          <w:b/>
          <w:bCs/>
          <w:i/>
          <w:iCs/>
        </w:rPr>
        <w:t>()</w:t>
      </w:r>
      <w:r w:rsidRPr="001D561C">
        <w:t xml:space="preserve"> </w:t>
      </w:r>
      <w:r>
        <w:t>–</w:t>
      </w:r>
      <w:r w:rsidRPr="001D561C">
        <w:t xml:space="preserve"> установка параметров порта;</w:t>
      </w:r>
    </w:p>
    <w:p w14:paraId="580380ED" w14:textId="77777777" w:rsidR="005B0F98" w:rsidRPr="001D561C" w:rsidRDefault="005B0F98" w:rsidP="005B0F98">
      <w:pPr>
        <w:pStyle w:val="228"/>
      </w:pPr>
      <w:proofErr w:type="spellStart"/>
      <w:r w:rsidRPr="001D561C">
        <w:rPr>
          <w:b/>
          <w:bCs/>
          <w:i/>
          <w:iCs/>
        </w:rPr>
        <w:t>write</w:t>
      </w:r>
      <w:proofErr w:type="spellEnd"/>
      <w:r w:rsidRPr="001D561C">
        <w:rPr>
          <w:b/>
          <w:bCs/>
          <w:i/>
          <w:iCs/>
        </w:rPr>
        <w:t>()</w:t>
      </w:r>
      <w:r w:rsidRPr="001D561C">
        <w:t xml:space="preserve"> </w:t>
      </w:r>
      <w:r>
        <w:t>–</w:t>
      </w:r>
      <w:r w:rsidRPr="001D561C">
        <w:t xml:space="preserve"> запись данных в порт;</w:t>
      </w:r>
    </w:p>
    <w:p w14:paraId="1975DA1E" w14:textId="77777777" w:rsidR="005B0F98" w:rsidRPr="001D561C" w:rsidRDefault="005B0F98" w:rsidP="005B0F98">
      <w:pPr>
        <w:pStyle w:val="228"/>
      </w:pPr>
      <w:proofErr w:type="spellStart"/>
      <w:r w:rsidRPr="001D561C">
        <w:rPr>
          <w:b/>
          <w:bCs/>
          <w:i/>
          <w:iCs/>
        </w:rPr>
        <w:t>read</w:t>
      </w:r>
      <w:proofErr w:type="spellEnd"/>
      <w:r w:rsidRPr="001D561C">
        <w:rPr>
          <w:b/>
          <w:bCs/>
          <w:i/>
          <w:iCs/>
        </w:rPr>
        <w:t>()</w:t>
      </w:r>
      <w:r w:rsidRPr="001D561C">
        <w:t xml:space="preserve"> – чтение данных.</w:t>
      </w:r>
    </w:p>
    <w:p w14:paraId="593D7874" w14:textId="77777777" w:rsidR="005B0F98" w:rsidRPr="001D561C" w:rsidRDefault="005B0F98" w:rsidP="005B0F98">
      <w:pPr>
        <w:pStyle w:val="228"/>
      </w:pPr>
      <w:r w:rsidRPr="001D561C">
        <w:t xml:space="preserve">Команды функции </w:t>
      </w:r>
      <w:proofErr w:type="spellStart"/>
      <w:r w:rsidRPr="001D561C">
        <w:rPr>
          <w:b/>
          <w:bCs/>
          <w:i/>
          <w:iCs/>
        </w:rPr>
        <w:t>ioctl</w:t>
      </w:r>
      <w:proofErr w:type="spellEnd"/>
      <w:r w:rsidRPr="001D561C">
        <w:rPr>
          <w:b/>
          <w:bCs/>
          <w:i/>
          <w:iCs/>
        </w:rPr>
        <w:t>()</w:t>
      </w:r>
      <w:r w:rsidRPr="001D561C">
        <w:t>:</w:t>
      </w:r>
    </w:p>
    <w:p w14:paraId="2642E5E4" w14:textId="77777777" w:rsidR="005B0F98" w:rsidRPr="001D561C" w:rsidRDefault="005B0F98" w:rsidP="005B0F98">
      <w:pPr>
        <w:pStyle w:val="228"/>
      </w:pPr>
      <w:r w:rsidRPr="001D561C">
        <w:rPr>
          <w:b/>
          <w:bCs/>
        </w:rPr>
        <w:t>CTS_RTS_ON</w:t>
      </w:r>
      <w:r w:rsidRPr="001D561C">
        <w:t xml:space="preserve"> - включить использование </w:t>
      </w:r>
      <w:r w:rsidRPr="00364271">
        <w:rPr>
          <w:i/>
          <w:iCs/>
        </w:rPr>
        <w:t>RTS/CTS</w:t>
      </w:r>
      <w:r w:rsidRPr="001D561C">
        <w:t>;</w:t>
      </w:r>
    </w:p>
    <w:p w14:paraId="6F7A16F2" w14:textId="77777777" w:rsidR="005B0F98" w:rsidRPr="001D561C" w:rsidRDefault="005B0F98" w:rsidP="005B0F98">
      <w:pPr>
        <w:pStyle w:val="228"/>
      </w:pPr>
      <w:r w:rsidRPr="001D561C">
        <w:rPr>
          <w:b/>
          <w:bCs/>
        </w:rPr>
        <w:t>CTS_RTS_OFF</w:t>
      </w:r>
      <w:r w:rsidRPr="001D561C">
        <w:t xml:space="preserve"> – выключить использование </w:t>
      </w:r>
      <w:r w:rsidRPr="00364271">
        <w:rPr>
          <w:i/>
          <w:iCs/>
        </w:rPr>
        <w:t>RTS/CTS</w:t>
      </w:r>
      <w:r w:rsidRPr="001D561C">
        <w:t>;</w:t>
      </w:r>
    </w:p>
    <w:p w14:paraId="39CF27D1" w14:textId="77777777" w:rsidR="005B0F98" w:rsidRPr="001D561C" w:rsidRDefault="005B0F98" w:rsidP="005B0F98">
      <w:pPr>
        <w:pStyle w:val="228"/>
      </w:pPr>
      <w:r w:rsidRPr="001D561C">
        <w:rPr>
          <w:b/>
          <w:bCs/>
        </w:rPr>
        <w:t>FIO_FIONREAD</w:t>
      </w:r>
      <w:r w:rsidRPr="001D561C">
        <w:t xml:space="preserve"> – опрос числа байт в буфере ввода/вывода;</w:t>
      </w:r>
    </w:p>
    <w:p w14:paraId="5B3757F6" w14:textId="77777777" w:rsidR="005B0F98" w:rsidRPr="001D561C" w:rsidRDefault="005B0F98" w:rsidP="005B0F98">
      <w:pPr>
        <w:pStyle w:val="228"/>
      </w:pPr>
      <w:r w:rsidRPr="001D561C">
        <w:rPr>
          <w:b/>
          <w:bCs/>
        </w:rPr>
        <w:t>FIO_RAW_FLUSH</w:t>
      </w:r>
      <w:r w:rsidRPr="001D561C">
        <w:t xml:space="preserve"> – очистка буферов ввода и вывода;</w:t>
      </w:r>
    </w:p>
    <w:p w14:paraId="0A56A23F" w14:textId="77777777" w:rsidR="00580DA6" w:rsidRDefault="005B0F98" w:rsidP="00580DA6">
      <w:pPr>
        <w:pStyle w:val="228"/>
        <w:ind w:firstLine="709"/>
      </w:pPr>
      <w:r w:rsidRPr="001D561C">
        <w:t xml:space="preserve">При открытии и инициализации канала </w:t>
      </w:r>
      <w:r w:rsidRPr="002852D8">
        <w:rPr>
          <w:i/>
        </w:rPr>
        <w:t>RS-232</w:t>
      </w:r>
      <w:r w:rsidRPr="001D561C">
        <w:t xml:space="preserve"> функции драйвера удобнее использовать непосредственно в основной задаче. Реализация функций обмена по интерфейсу </w:t>
      </w:r>
      <w:r w:rsidRPr="002852D8">
        <w:rPr>
          <w:i/>
        </w:rPr>
        <w:t>RS-232</w:t>
      </w:r>
      <w:r w:rsidRPr="001D561C">
        <w:t xml:space="preserve"> представляет собой отдельную </w:t>
      </w:r>
      <w:r w:rsidRPr="001D561C">
        <w:lastRenderedPageBreak/>
        <w:t>библиотеку. Создание и запуск таймеров требует нескольких операций, которые повторяются в каждой задачи, использующей таймер, поэтому целесообразнее создать библиотеку с реализацией функций работы с таймерами. В основной функции каждого из процессов назначается приоритет процесса, формируются сигнальные маски для таймеров, создаются потоки процесса.</w:t>
      </w:r>
    </w:p>
    <w:p w14:paraId="425C10BF" w14:textId="38114A28" w:rsidR="00223518" w:rsidRPr="000C2959" w:rsidRDefault="00223518" w:rsidP="00580DA6">
      <w:pPr>
        <w:pStyle w:val="228"/>
        <w:ind w:firstLine="709"/>
      </w:pPr>
      <w:r w:rsidRPr="00223518">
        <w:rPr>
          <w:color w:val="000000"/>
        </w:rPr>
        <w:t xml:space="preserve">В отдельном процессе </w:t>
      </w:r>
      <w:r>
        <w:rPr>
          <w:color w:val="000000"/>
        </w:rPr>
        <w:t xml:space="preserve">обмена с </w:t>
      </w:r>
      <w:r w:rsidRPr="00223518">
        <w:rPr>
          <w:color w:val="000000"/>
        </w:rPr>
        <w:t>«</w:t>
      </w:r>
      <w:r>
        <w:rPr>
          <w:color w:val="000000"/>
        </w:rPr>
        <w:t>БИУС</w:t>
      </w:r>
      <w:r w:rsidRPr="00223518">
        <w:rPr>
          <w:color w:val="000000"/>
        </w:rPr>
        <w:t xml:space="preserve">» происходит инициализация по каналу </w:t>
      </w:r>
      <w:r w:rsidRPr="00223518">
        <w:rPr>
          <w:color w:val="000000"/>
          <w:lang w:val="en-US"/>
        </w:rPr>
        <w:t>Ethernet</w:t>
      </w:r>
      <w:r w:rsidRPr="00223518">
        <w:rPr>
          <w:color w:val="000000"/>
        </w:rPr>
        <w:t>.</w:t>
      </w:r>
      <w:r>
        <w:rPr>
          <w:color w:val="000000"/>
        </w:rPr>
        <w:t xml:space="preserve"> </w:t>
      </w:r>
      <w:r w:rsidRPr="00223518">
        <w:rPr>
          <w:color w:val="000000"/>
        </w:rPr>
        <w:t>На программном уровн</w:t>
      </w:r>
      <w:r w:rsidR="00D674E3">
        <w:rPr>
          <w:color w:val="000000"/>
        </w:rPr>
        <w:t xml:space="preserve">е, чтобы отправлять и принимать </w:t>
      </w:r>
      <w:r w:rsidRPr="00223518">
        <w:rPr>
          <w:color w:val="000000"/>
        </w:rPr>
        <w:t xml:space="preserve">необходимо создать сокет и настроить его соответствующим образом. На транспортном уровне </w:t>
      </w:r>
      <w:r w:rsidR="00937922" w:rsidRPr="00223518">
        <w:rPr>
          <w:color w:val="000000"/>
        </w:rPr>
        <w:t>«</w:t>
      </w:r>
      <w:r w:rsidR="00937922">
        <w:rPr>
          <w:color w:val="000000"/>
        </w:rPr>
        <w:t>БИУС</w:t>
      </w:r>
      <w:r w:rsidR="00937922" w:rsidRPr="00223518">
        <w:rPr>
          <w:color w:val="000000"/>
        </w:rPr>
        <w:t>»</w:t>
      </w:r>
      <w:r w:rsidR="00937922">
        <w:rPr>
          <w:color w:val="000000"/>
        </w:rPr>
        <w:t xml:space="preserve"> </w:t>
      </w:r>
      <w:r w:rsidRPr="00223518">
        <w:rPr>
          <w:color w:val="000000"/>
        </w:rPr>
        <w:t xml:space="preserve">работает по стандарту </w:t>
      </w:r>
      <w:r w:rsidRPr="00364271">
        <w:rPr>
          <w:i/>
          <w:iCs/>
          <w:color w:val="000000"/>
        </w:rPr>
        <w:t>UDP</w:t>
      </w:r>
      <w:r w:rsidRPr="00223518">
        <w:rPr>
          <w:color w:val="000000"/>
        </w:rPr>
        <w:t>:</w:t>
      </w:r>
    </w:p>
    <w:p w14:paraId="60FB567D" w14:textId="77777777" w:rsidR="00223518" w:rsidRPr="002C4A1D" w:rsidRDefault="00223518" w:rsidP="00223518">
      <w:pPr>
        <w:pStyle w:val="228"/>
        <w:ind w:firstLine="420"/>
        <w:rPr>
          <w:rFonts w:ascii="Courier New" w:hAnsi="Courier New" w:cs="Courier New"/>
          <w:color w:val="000000"/>
          <w:sz w:val="24"/>
          <w:szCs w:val="24"/>
        </w:rPr>
      </w:pPr>
      <w:proofErr w:type="spellStart"/>
      <w:r w:rsidRPr="006B0E9C">
        <w:rPr>
          <w:rFonts w:ascii="Courier New" w:hAnsi="Courier New" w:cs="Courier New"/>
          <w:color w:val="000000"/>
          <w:sz w:val="24"/>
          <w:szCs w:val="24"/>
          <w:lang w:val="en-US"/>
        </w:rPr>
        <w:t>sock</w:t>
      </w:r>
      <w:r w:rsidR="00FA714E" w:rsidRPr="006B0E9C">
        <w:rPr>
          <w:rFonts w:ascii="Courier New" w:hAnsi="Courier New" w:cs="Courier New"/>
          <w:color w:val="000000"/>
          <w:sz w:val="24"/>
          <w:szCs w:val="24"/>
          <w:lang w:val="en-US"/>
        </w:rPr>
        <w:t>t</w:t>
      </w:r>
      <w:proofErr w:type="spellEnd"/>
      <w:r w:rsidRPr="002C4A1D">
        <w:rPr>
          <w:rFonts w:ascii="Courier New" w:hAnsi="Courier New" w:cs="Courier New"/>
          <w:color w:val="000000"/>
          <w:sz w:val="24"/>
          <w:szCs w:val="24"/>
        </w:rPr>
        <w:t xml:space="preserve"> = </w:t>
      </w:r>
      <w:r w:rsidRPr="006B0E9C">
        <w:rPr>
          <w:rFonts w:ascii="Courier New" w:hAnsi="Courier New" w:cs="Courier New"/>
          <w:color w:val="000000"/>
          <w:sz w:val="24"/>
          <w:szCs w:val="24"/>
          <w:lang w:val="en-US"/>
        </w:rPr>
        <w:t>socket</w:t>
      </w:r>
      <w:r w:rsidRPr="002C4A1D">
        <w:rPr>
          <w:rFonts w:ascii="Courier New" w:hAnsi="Courier New" w:cs="Courier New"/>
          <w:color w:val="000000"/>
          <w:sz w:val="24"/>
          <w:szCs w:val="24"/>
        </w:rPr>
        <w:t xml:space="preserve"> (</w:t>
      </w:r>
      <w:r w:rsidRPr="006B0E9C">
        <w:rPr>
          <w:rFonts w:ascii="Courier New" w:hAnsi="Courier New" w:cs="Courier New"/>
          <w:color w:val="000000"/>
          <w:sz w:val="24"/>
          <w:szCs w:val="24"/>
          <w:lang w:val="en-US"/>
        </w:rPr>
        <w:t>AF</w:t>
      </w:r>
      <w:r w:rsidRPr="002C4A1D">
        <w:rPr>
          <w:rFonts w:ascii="Courier New" w:hAnsi="Courier New" w:cs="Courier New"/>
          <w:color w:val="000000"/>
          <w:sz w:val="24"/>
          <w:szCs w:val="24"/>
        </w:rPr>
        <w:t>_</w:t>
      </w:r>
      <w:r w:rsidRPr="006B0E9C">
        <w:rPr>
          <w:rFonts w:ascii="Courier New" w:hAnsi="Courier New" w:cs="Courier New"/>
          <w:color w:val="000000"/>
          <w:sz w:val="24"/>
          <w:szCs w:val="24"/>
          <w:lang w:val="en-US"/>
        </w:rPr>
        <w:t>INET</w:t>
      </w:r>
      <w:r w:rsidRPr="002C4A1D">
        <w:rPr>
          <w:rFonts w:ascii="Courier New" w:hAnsi="Courier New" w:cs="Courier New"/>
          <w:color w:val="000000"/>
          <w:sz w:val="24"/>
          <w:szCs w:val="24"/>
        </w:rPr>
        <w:t xml:space="preserve">, </w:t>
      </w:r>
      <w:r w:rsidRPr="006B0E9C">
        <w:rPr>
          <w:rFonts w:ascii="Courier New" w:hAnsi="Courier New" w:cs="Courier New"/>
          <w:color w:val="000000"/>
          <w:sz w:val="24"/>
          <w:szCs w:val="24"/>
          <w:lang w:val="en-US"/>
        </w:rPr>
        <w:t>SOCK</w:t>
      </w:r>
      <w:r w:rsidRPr="002C4A1D">
        <w:rPr>
          <w:rFonts w:ascii="Courier New" w:hAnsi="Courier New" w:cs="Courier New"/>
          <w:color w:val="000000"/>
          <w:sz w:val="24"/>
          <w:szCs w:val="24"/>
        </w:rPr>
        <w:t>_</w:t>
      </w:r>
      <w:r w:rsidRPr="006B0E9C">
        <w:rPr>
          <w:rFonts w:ascii="Courier New" w:hAnsi="Courier New" w:cs="Courier New"/>
          <w:color w:val="000000"/>
          <w:sz w:val="24"/>
          <w:szCs w:val="24"/>
          <w:lang w:val="en-US"/>
        </w:rPr>
        <w:t>DGRAM</w:t>
      </w:r>
      <w:r w:rsidRPr="002C4A1D">
        <w:rPr>
          <w:rFonts w:ascii="Courier New" w:hAnsi="Courier New" w:cs="Courier New"/>
          <w:color w:val="000000"/>
          <w:sz w:val="24"/>
          <w:szCs w:val="24"/>
        </w:rPr>
        <w:t>, 0);</w:t>
      </w:r>
    </w:p>
    <w:p w14:paraId="2531D0DA" w14:textId="0BAF7C49" w:rsidR="00223518" w:rsidRPr="00223518" w:rsidRDefault="00223518" w:rsidP="003F1E44">
      <w:pPr>
        <w:pStyle w:val="228"/>
      </w:pPr>
      <w:r w:rsidRPr="00223518">
        <w:t xml:space="preserve">После создания </w:t>
      </w:r>
      <w:r w:rsidRPr="00580DA6">
        <w:rPr>
          <w:i/>
          <w:iCs/>
        </w:rPr>
        <w:t>сокета</w:t>
      </w:r>
      <w:r w:rsidRPr="00223518">
        <w:t xml:space="preserve"> его необходимо </w:t>
      </w:r>
      <w:r w:rsidR="00580DA6">
        <w:t xml:space="preserve">заполнить структуру </w:t>
      </w:r>
      <w:r w:rsidR="00580DA6" w:rsidRPr="00580DA6">
        <w:rPr>
          <w:i/>
          <w:iCs/>
        </w:rPr>
        <w:t>сокета</w:t>
      </w:r>
      <w:r w:rsidR="00580DA6">
        <w:rPr>
          <w:i/>
          <w:iCs/>
        </w:rPr>
        <w:t>.</w:t>
      </w:r>
      <w:r w:rsidR="00580DA6">
        <w:t xml:space="preserve"> Установить семейство адресов для связи по сети, </w:t>
      </w:r>
      <w:r w:rsidRPr="00223518">
        <w:t xml:space="preserve">связать с </w:t>
      </w:r>
      <w:r w:rsidR="00580DA6">
        <w:t xml:space="preserve">известным </w:t>
      </w:r>
      <w:r w:rsidRPr="00223518">
        <w:t>портом</w:t>
      </w:r>
      <w:r w:rsidR="00580DA6">
        <w:t>, выбрать тип приема данных</w:t>
      </w:r>
      <w:r w:rsidRPr="00223518">
        <w:t>:</w:t>
      </w:r>
    </w:p>
    <w:p w14:paraId="03261410" w14:textId="77777777" w:rsidR="00223518" w:rsidRPr="00580DA6" w:rsidRDefault="00223518" w:rsidP="00223518">
      <w:pPr>
        <w:pStyle w:val="228"/>
        <w:ind w:firstLine="420"/>
        <w:rPr>
          <w:rFonts w:ascii="Courier New" w:hAnsi="Courier New" w:cs="Courier New"/>
          <w:color w:val="000000"/>
          <w:sz w:val="24"/>
          <w:szCs w:val="24"/>
          <w:lang w:val="en-US"/>
        </w:rPr>
      </w:pPr>
      <w:r w:rsidRPr="00580DA6">
        <w:rPr>
          <w:rFonts w:ascii="Courier New" w:hAnsi="Courier New" w:cs="Courier New"/>
          <w:color w:val="000000"/>
          <w:sz w:val="24"/>
          <w:szCs w:val="24"/>
          <w:lang w:val="en-US"/>
        </w:rPr>
        <w:t xml:space="preserve">struct </w:t>
      </w:r>
      <w:proofErr w:type="spellStart"/>
      <w:r w:rsidRPr="00580DA6">
        <w:rPr>
          <w:rFonts w:ascii="Courier New" w:hAnsi="Courier New" w:cs="Courier New"/>
          <w:color w:val="000000"/>
          <w:sz w:val="24"/>
          <w:szCs w:val="24"/>
          <w:lang w:val="en-US"/>
        </w:rPr>
        <w:t>sockaddr_in</w:t>
      </w:r>
      <w:proofErr w:type="spellEnd"/>
      <w:r w:rsidRPr="00580DA6">
        <w:rPr>
          <w:rFonts w:ascii="Courier New" w:hAnsi="Courier New" w:cs="Courier New"/>
          <w:color w:val="000000"/>
          <w:sz w:val="24"/>
          <w:szCs w:val="24"/>
          <w:lang w:val="en-US"/>
        </w:rPr>
        <w:t xml:space="preserve"> </w:t>
      </w:r>
      <w:proofErr w:type="spellStart"/>
      <w:r w:rsidRPr="00580DA6">
        <w:rPr>
          <w:rFonts w:ascii="Courier New" w:hAnsi="Courier New" w:cs="Courier New"/>
          <w:color w:val="000000"/>
          <w:sz w:val="24"/>
          <w:szCs w:val="24"/>
          <w:lang w:val="en-US"/>
        </w:rPr>
        <w:t>addr</w:t>
      </w:r>
      <w:proofErr w:type="spellEnd"/>
      <w:r w:rsidRPr="00580DA6">
        <w:rPr>
          <w:rFonts w:ascii="Courier New" w:hAnsi="Courier New" w:cs="Courier New"/>
          <w:color w:val="000000"/>
          <w:sz w:val="24"/>
          <w:szCs w:val="24"/>
          <w:lang w:val="en-US"/>
        </w:rPr>
        <w:t>;</w:t>
      </w:r>
    </w:p>
    <w:p w14:paraId="3166555D" w14:textId="77777777" w:rsidR="00223518" w:rsidRPr="00580DA6" w:rsidRDefault="00223518" w:rsidP="00223518">
      <w:pPr>
        <w:pStyle w:val="228"/>
        <w:ind w:firstLine="420"/>
        <w:rPr>
          <w:rFonts w:ascii="Courier New" w:hAnsi="Courier New" w:cs="Courier New"/>
          <w:color w:val="000000"/>
          <w:sz w:val="24"/>
          <w:szCs w:val="24"/>
          <w:lang w:val="en-US"/>
        </w:rPr>
      </w:pPr>
      <w:proofErr w:type="spellStart"/>
      <w:r w:rsidRPr="00580DA6">
        <w:rPr>
          <w:rFonts w:ascii="Courier New" w:hAnsi="Courier New" w:cs="Courier New"/>
          <w:color w:val="000000"/>
          <w:sz w:val="24"/>
          <w:szCs w:val="24"/>
          <w:lang w:val="en-US"/>
        </w:rPr>
        <w:t>addr.sin_family</w:t>
      </w:r>
      <w:proofErr w:type="spellEnd"/>
      <w:r w:rsidRPr="00580DA6">
        <w:rPr>
          <w:rFonts w:ascii="Courier New" w:hAnsi="Courier New" w:cs="Courier New"/>
          <w:color w:val="000000"/>
          <w:sz w:val="24"/>
          <w:szCs w:val="24"/>
          <w:lang w:val="en-US"/>
        </w:rPr>
        <w:t xml:space="preserve"> = AF_INET;</w:t>
      </w:r>
    </w:p>
    <w:p w14:paraId="3DE5B125" w14:textId="77777777" w:rsidR="00223518" w:rsidRPr="00580DA6" w:rsidRDefault="00223518" w:rsidP="00223518">
      <w:pPr>
        <w:pStyle w:val="228"/>
        <w:ind w:firstLine="420"/>
        <w:rPr>
          <w:rFonts w:ascii="Courier New" w:hAnsi="Courier New" w:cs="Courier New"/>
          <w:color w:val="000000"/>
          <w:sz w:val="24"/>
          <w:szCs w:val="24"/>
          <w:lang w:val="en-US"/>
        </w:rPr>
      </w:pPr>
      <w:proofErr w:type="spellStart"/>
      <w:r w:rsidRPr="00580DA6">
        <w:rPr>
          <w:rFonts w:ascii="Courier New" w:hAnsi="Courier New" w:cs="Courier New"/>
          <w:color w:val="000000"/>
          <w:sz w:val="24"/>
          <w:szCs w:val="24"/>
          <w:lang w:val="en-US"/>
        </w:rPr>
        <w:t>addr.sin_port</w:t>
      </w:r>
      <w:proofErr w:type="spellEnd"/>
      <w:r w:rsidRPr="00580DA6">
        <w:rPr>
          <w:rFonts w:ascii="Courier New" w:hAnsi="Courier New" w:cs="Courier New"/>
          <w:color w:val="000000"/>
          <w:sz w:val="24"/>
          <w:szCs w:val="24"/>
          <w:lang w:val="en-US"/>
        </w:rPr>
        <w:t xml:space="preserve"> = </w:t>
      </w:r>
      <w:proofErr w:type="spellStart"/>
      <w:r w:rsidRPr="00580DA6">
        <w:rPr>
          <w:rFonts w:ascii="Courier New" w:hAnsi="Courier New" w:cs="Courier New"/>
          <w:color w:val="000000"/>
          <w:sz w:val="24"/>
          <w:szCs w:val="24"/>
          <w:lang w:val="en-US"/>
        </w:rPr>
        <w:t>htons</w:t>
      </w:r>
      <w:proofErr w:type="spellEnd"/>
      <w:r w:rsidRPr="00580DA6">
        <w:rPr>
          <w:rFonts w:ascii="Courier New" w:hAnsi="Courier New" w:cs="Courier New"/>
          <w:color w:val="000000"/>
          <w:sz w:val="24"/>
          <w:szCs w:val="24"/>
          <w:lang w:val="en-US"/>
        </w:rPr>
        <w:t>(port);</w:t>
      </w:r>
    </w:p>
    <w:p w14:paraId="2FC9A28C" w14:textId="1099662F" w:rsidR="00223518" w:rsidRDefault="00223518" w:rsidP="00223518">
      <w:pPr>
        <w:pStyle w:val="228"/>
        <w:ind w:firstLine="420"/>
        <w:rPr>
          <w:rFonts w:ascii="Courier New" w:hAnsi="Courier New" w:cs="Courier New"/>
          <w:color w:val="000000"/>
          <w:sz w:val="24"/>
          <w:szCs w:val="24"/>
          <w:lang w:val="en-US"/>
        </w:rPr>
      </w:pPr>
      <w:proofErr w:type="spellStart"/>
      <w:r w:rsidRPr="00580DA6">
        <w:rPr>
          <w:rFonts w:ascii="Courier New" w:hAnsi="Courier New" w:cs="Courier New"/>
          <w:color w:val="000000"/>
          <w:sz w:val="24"/>
          <w:szCs w:val="24"/>
          <w:lang w:val="en-US"/>
        </w:rPr>
        <w:t>addr.sin_</w:t>
      </w:r>
      <w:proofErr w:type="gramStart"/>
      <w:r w:rsidRPr="00580DA6">
        <w:rPr>
          <w:rFonts w:ascii="Courier New" w:hAnsi="Courier New" w:cs="Courier New"/>
          <w:color w:val="000000"/>
          <w:sz w:val="24"/>
          <w:szCs w:val="24"/>
          <w:lang w:val="en-US"/>
        </w:rPr>
        <w:t>addr.s</w:t>
      </w:r>
      <w:proofErr w:type="gramEnd"/>
      <w:r w:rsidRPr="00580DA6">
        <w:rPr>
          <w:rFonts w:ascii="Courier New" w:hAnsi="Courier New" w:cs="Courier New"/>
          <w:color w:val="000000"/>
          <w:sz w:val="24"/>
          <w:szCs w:val="24"/>
          <w:lang w:val="en-US"/>
        </w:rPr>
        <w:t>_addr</w:t>
      </w:r>
      <w:proofErr w:type="spellEnd"/>
      <w:r w:rsidRPr="00580DA6">
        <w:rPr>
          <w:rFonts w:ascii="Courier New" w:hAnsi="Courier New" w:cs="Courier New"/>
          <w:color w:val="000000"/>
          <w:sz w:val="24"/>
          <w:szCs w:val="24"/>
          <w:lang w:val="en-US"/>
        </w:rPr>
        <w:t xml:space="preserve"> = </w:t>
      </w:r>
      <w:proofErr w:type="spellStart"/>
      <w:r w:rsidRPr="00580DA6">
        <w:rPr>
          <w:rFonts w:ascii="Courier New" w:hAnsi="Courier New" w:cs="Courier New"/>
          <w:color w:val="000000"/>
          <w:sz w:val="24"/>
          <w:szCs w:val="24"/>
          <w:lang w:val="en-US"/>
        </w:rPr>
        <w:t>htonl</w:t>
      </w:r>
      <w:proofErr w:type="spellEnd"/>
      <w:r w:rsidRPr="00580DA6">
        <w:rPr>
          <w:rFonts w:ascii="Courier New" w:hAnsi="Courier New" w:cs="Courier New"/>
          <w:color w:val="000000"/>
          <w:sz w:val="24"/>
          <w:szCs w:val="24"/>
          <w:lang w:val="en-US"/>
        </w:rPr>
        <w:t>(INADDR_ANY);</w:t>
      </w:r>
    </w:p>
    <w:p w14:paraId="650D1783" w14:textId="77777777" w:rsidR="003F1E44" w:rsidRDefault="003F1E44" w:rsidP="003F1E44">
      <w:pPr>
        <w:pStyle w:val="228"/>
        <w:ind w:firstLine="709"/>
        <w:rPr>
          <w:color w:val="000000"/>
        </w:rPr>
      </w:pPr>
      <w:r w:rsidRPr="00223518">
        <w:rPr>
          <w:color w:val="000000"/>
        </w:rPr>
        <w:t xml:space="preserve">Указание в структуре на месте IP-адреса </w:t>
      </w:r>
      <w:r w:rsidRPr="003F1E44">
        <w:rPr>
          <w:i/>
          <w:iCs/>
          <w:color w:val="000000"/>
        </w:rPr>
        <w:t>INADDR_ANY</w:t>
      </w:r>
      <w:r w:rsidRPr="00223518">
        <w:rPr>
          <w:color w:val="000000"/>
        </w:rPr>
        <w:t xml:space="preserve">, говорит о том, что независимо от интерфейса, на который пришли данные, </w:t>
      </w:r>
      <w:r w:rsidRPr="003F1E44">
        <w:rPr>
          <w:i/>
          <w:iCs/>
          <w:color w:val="000000"/>
        </w:rPr>
        <w:t>UDP</w:t>
      </w:r>
      <w:r w:rsidRPr="00223518">
        <w:rPr>
          <w:color w:val="000000"/>
        </w:rPr>
        <w:t xml:space="preserve">-пакеты будут приняты, если они пришли на указанный порт. </w:t>
      </w:r>
    </w:p>
    <w:p w14:paraId="67F1CE45" w14:textId="14689882" w:rsidR="003F1E44" w:rsidRPr="003F1E44" w:rsidRDefault="003F1E44" w:rsidP="003F1E44">
      <w:pPr>
        <w:pStyle w:val="228"/>
      </w:pPr>
      <w:r>
        <w:t xml:space="preserve">Функция ПО СВС </w:t>
      </w:r>
      <w:proofErr w:type="spellStart"/>
      <w:r>
        <w:rPr>
          <w:i/>
          <w:iCs/>
          <w:lang w:val="en-US"/>
        </w:rPr>
        <w:t>svs</w:t>
      </w:r>
      <w:proofErr w:type="spellEnd"/>
      <w:r w:rsidRPr="003F1E44">
        <w:rPr>
          <w:i/>
          <w:iCs/>
        </w:rPr>
        <w:t>_</w:t>
      </w:r>
      <w:proofErr w:type="spellStart"/>
      <w:r>
        <w:rPr>
          <w:i/>
          <w:iCs/>
          <w:lang w:val="en-US"/>
        </w:rPr>
        <w:t>bius</w:t>
      </w:r>
      <w:proofErr w:type="spellEnd"/>
      <w:r w:rsidRPr="003F1E44">
        <w:rPr>
          <w:i/>
          <w:iCs/>
        </w:rPr>
        <w:t xml:space="preserve"> </w:t>
      </w:r>
      <w:r>
        <w:t xml:space="preserve">выступает в роли сервера поэтому в задаче необходимо связать </w:t>
      </w:r>
      <w:r>
        <w:rPr>
          <w:i/>
          <w:iCs/>
        </w:rPr>
        <w:t>сокет</w:t>
      </w:r>
      <w:r>
        <w:t xml:space="preserve"> с локальным адресом протокола:</w:t>
      </w:r>
    </w:p>
    <w:p w14:paraId="656DA0FC" w14:textId="77777777" w:rsidR="008D7ACC" w:rsidRPr="003F1E44" w:rsidRDefault="00223518" w:rsidP="00942B3B">
      <w:pPr>
        <w:pStyle w:val="228"/>
        <w:ind w:firstLine="420"/>
        <w:rPr>
          <w:rFonts w:ascii="Courier New" w:hAnsi="Courier New" w:cs="Courier New"/>
          <w:color w:val="000000"/>
          <w:sz w:val="24"/>
          <w:szCs w:val="24"/>
          <w:lang w:val="en-US"/>
        </w:rPr>
      </w:pPr>
      <w:r w:rsidRPr="003F1E44">
        <w:rPr>
          <w:rFonts w:ascii="Courier New" w:hAnsi="Courier New" w:cs="Courier New"/>
          <w:color w:val="000000"/>
          <w:sz w:val="24"/>
          <w:szCs w:val="24"/>
          <w:lang w:val="en-US"/>
        </w:rPr>
        <w:t>bind (sock, (</w:t>
      </w:r>
      <w:proofErr w:type="spellStart"/>
      <w:r w:rsidRPr="003F1E44">
        <w:rPr>
          <w:rFonts w:ascii="Courier New" w:hAnsi="Courier New" w:cs="Courier New"/>
          <w:color w:val="000000"/>
          <w:sz w:val="24"/>
          <w:szCs w:val="24"/>
          <w:lang w:val="en-US"/>
        </w:rPr>
        <w:t>s</w:t>
      </w:r>
      <w:r w:rsidR="008D7ACC" w:rsidRPr="003F1E44">
        <w:rPr>
          <w:rFonts w:ascii="Courier New" w:hAnsi="Courier New" w:cs="Courier New"/>
          <w:color w:val="000000"/>
          <w:sz w:val="24"/>
          <w:szCs w:val="24"/>
          <w:lang w:val="en-US"/>
        </w:rPr>
        <w:t>ockaddr</w:t>
      </w:r>
      <w:proofErr w:type="spellEnd"/>
      <w:r w:rsidR="008D7ACC" w:rsidRPr="003F1E44">
        <w:rPr>
          <w:rFonts w:ascii="Courier New" w:hAnsi="Courier New" w:cs="Courier New"/>
          <w:color w:val="000000"/>
          <w:sz w:val="24"/>
          <w:szCs w:val="24"/>
          <w:lang w:val="en-US"/>
        </w:rPr>
        <w:t xml:space="preserve"> </w:t>
      </w:r>
      <w:proofErr w:type="gramStart"/>
      <w:r w:rsidR="008D7ACC" w:rsidRPr="003F1E44">
        <w:rPr>
          <w:rFonts w:ascii="Courier New" w:hAnsi="Courier New" w:cs="Courier New"/>
          <w:color w:val="000000"/>
          <w:sz w:val="24"/>
          <w:szCs w:val="24"/>
          <w:lang w:val="en-US"/>
        </w:rPr>
        <w:t>*)&amp;</w:t>
      </w:r>
      <w:proofErr w:type="spellStart"/>
      <w:proofErr w:type="gramEnd"/>
      <w:r w:rsidR="008D7ACC" w:rsidRPr="003F1E44">
        <w:rPr>
          <w:rFonts w:ascii="Courier New" w:hAnsi="Courier New" w:cs="Courier New"/>
          <w:color w:val="000000"/>
          <w:sz w:val="24"/>
          <w:szCs w:val="24"/>
          <w:lang w:val="en-US"/>
        </w:rPr>
        <w:t>addr</w:t>
      </w:r>
      <w:proofErr w:type="spellEnd"/>
      <w:r w:rsidR="008D7ACC" w:rsidRPr="003F1E44">
        <w:rPr>
          <w:rFonts w:ascii="Courier New" w:hAnsi="Courier New" w:cs="Courier New"/>
          <w:color w:val="000000"/>
          <w:sz w:val="24"/>
          <w:szCs w:val="24"/>
          <w:lang w:val="en-US"/>
        </w:rPr>
        <w:t xml:space="preserve">, </w:t>
      </w:r>
      <w:proofErr w:type="spellStart"/>
      <w:r w:rsidR="008D7ACC" w:rsidRPr="003F1E44">
        <w:rPr>
          <w:rFonts w:ascii="Courier New" w:hAnsi="Courier New" w:cs="Courier New"/>
          <w:color w:val="000000"/>
          <w:sz w:val="24"/>
          <w:szCs w:val="24"/>
          <w:lang w:val="en-US"/>
        </w:rPr>
        <w:t>sizeof</w:t>
      </w:r>
      <w:proofErr w:type="spellEnd"/>
      <w:r w:rsidR="008D7ACC" w:rsidRPr="003F1E44">
        <w:rPr>
          <w:rFonts w:ascii="Courier New" w:hAnsi="Courier New" w:cs="Courier New"/>
          <w:color w:val="000000"/>
          <w:sz w:val="24"/>
          <w:szCs w:val="24"/>
          <w:lang w:val="en-US"/>
        </w:rPr>
        <w:t>(</w:t>
      </w:r>
      <w:proofErr w:type="spellStart"/>
      <w:r w:rsidR="008D7ACC" w:rsidRPr="003F1E44">
        <w:rPr>
          <w:rFonts w:ascii="Courier New" w:hAnsi="Courier New" w:cs="Courier New"/>
          <w:color w:val="000000"/>
          <w:sz w:val="24"/>
          <w:szCs w:val="24"/>
          <w:lang w:val="en-US"/>
        </w:rPr>
        <w:t>addr</w:t>
      </w:r>
      <w:proofErr w:type="spellEnd"/>
      <w:r w:rsidR="008D7ACC" w:rsidRPr="003F1E44">
        <w:rPr>
          <w:rFonts w:ascii="Courier New" w:hAnsi="Courier New" w:cs="Courier New"/>
          <w:color w:val="000000"/>
          <w:sz w:val="24"/>
          <w:szCs w:val="24"/>
          <w:lang w:val="en-US"/>
        </w:rPr>
        <w:t>));</w:t>
      </w:r>
    </w:p>
    <w:p w14:paraId="75242C6C" w14:textId="77777777" w:rsidR="00223518" w:rsidRPr="00223518" w:rsidRDefault="00223518" w:rsidP="008D7ACC">
      <w:pPr>
        <w:pStyle w:val="228"/>
        <w:ind w:firstLine="709"/>
        <w:rPr>
          <w:color w:val="000000"/>
        </w:rPr>
      </w:pPr>
      <w:r w:rsidRPr="00223518">
        <w:rPr>
          <w:color w:val="000000"/>
        </w:rPr>
        <w:t xml:space="preserve">Дальнейшая настройка </w:t>
      </w:r>
      <w:r w:rsidRPr="00364271">
        <w:rPr>
          <w:i/>
          <w:iCs/>
          <w:color w:val="000000"/>
        </w:rPr>
        <w:t xml:space="preserve">сокета </w:t>
      </w:r>
      <w:r w:rsidRPr="00223518">
        <w:rPr>
          <w:color w:val="000000"/>
        </w:rPr>
        <w:t>производится с помощью функции:</w:t>
      </w:r>
    </w:p>
    <w:p w14:paraId="07C927FE" w14:textId="77777777" w:rsidR="00223518" w:rsidRPr="003F1E44" w:rsidRDefault="00223518" w:rsidP="00223518">
      <w:pPr>
        <w:pStyle w:val="228"/>
        <w:ind w:firstLine="420"/>
        <w:rPr>
          <w:rFonts w:ascii="Courier New" w:hAnsi="Courier New" w:cs="Courier New"/>
          <w:color w:val="000000"/>
          <w:sz w:val="24"/>
          <w:szCs w:val="24"/>
          <w:lang w:val="en-US"/>
        </w:rPr>
      </w:pPr>
      <w:proofErr w:type="spellStart"/>
      <w:r w:rsidRPr="003F1E44">
        <w:rPr>
          <w:rFonts w:ascii="Courier New" w:hAnsi="Courier New" w:cs="Courier New"/>
          <w:color w:val="000000"/>
          <w:sz w:val="24"/>
          <w:szCs w:val="24"/>
          <w:lang w:val="en-US"/>
        </w:rPr>
        <w:lastRenderedPageBreak/>
        <w:t>setsockopt</w:t>
      </w:r>
      <w:proofErr w:type="spellEnd"/>
      <w:r w:rsidRPr="003F1E44">
        <w:rPr>
          <w:rFonts w:ascii="Courier New" w:hAnsi="Courier New" w:cs="Courier New"/>
          <w:color w:val="000000"/>
          <w:sz w:val="24"/>
          <w:szCs w:val="24"/>
          <w:lang w:val="en-US"/>
        </w:rPr>
        <w:t xml:space="preserve"> (int sock, int level, int </w:t>
      </w:r>
      <w:proofErr w:type="spellStart"/>
      <w:r w:rsidRPr="003F1E44">
        <w:rPr>
          <w:rFonts w:ascii="Courier New" w:hAnsi="Courier New" w:cs="Courier New"/>
          <w:color w:val="000000"/>
          <w:sz w:val="24"/>
          <w:szCs w:val="24"/>
          <w:lang w:val="en-US"/>
        </w:rPr>
        <w:t>optname</w:t>
      </w:r>
      <w:proofErr w:type="spellEnd"/>
      <w:r w:rsidRPr="003F1E44">
        <w:rPr>
          <w:rFonts w:ascii="Courier New" w:hAnsi="Courier New" w:cs="Courier New"/>
          <w:color w:val="000000"/>
          <w:sz w:val="24"/>
          <w:szCs w:val="24"/>
          <w:lang w:val="en-US"/>
        </w:rPr>
        <w:t>, void *</w:t>
      </w:r>
      <w:proofErr w:type="spellStart"/>
      <w:r w:rsidRPr="003F1E44">
        <w:rPr>
          <w:rFonts w:ascii="Courier New" w:hAnsi="Courier New" w:cs="Courier New"/>
          <w:color w:val="000000"/>
          <w:sz w:val="24"/>
          <w:szCs w:val="24"/>
          <w:lang w:val="en-US"/>
        </w:rPr>
        <w:t>optval</w:t>
      </w:r>
      <w:proofErr w:type="spellEnd"/>
      <w:r w:rsidRPr="003F1E44">
        <w:rPr>
          <w:rFonts w:ascii="Courier New" w:hAnsi="Courier New" w:cs="Courier New"/>
          <w:color w:val="000000"/>
          <w:sz w:val="24"/>
          <w:szCs w:val="24"/>
          <w:lang w:val="en-US"/>
        </w:rPr>
        <w:t xml:space="preserve">, void </w:t>
      </w:r>
      <w:proofErr w:type="spellStart"/>
      <w:r w:rsidRPr="003F1E44">
        <w:rPr>
          <w:rFonts w:ascii="Courier New" w:hAnsi="Courier New" w:cs="Courier New"/>
          <w:color w:val="000000"/>
          <w:sz w:val="24"/>
          <w:szCs w:val="24"/>
          <w:lang w:val="en-US"/>
        </w:rPr>
        <w:t>optlen</w:t>
      </w:r>
      <w:proofErr w:type="spellEnd"/>
      <w:r w:rsidRPr="003F1E44">
        <w:rPr>
          <w:rFonts w:ascii="Courier New" w:hAnsi="Courier New" w:cs="Courier New"/>
          <w:color w:val="000000"/>
          <w:sz w:val="24"/>
          <w:szCs w:val="24"/>
          <w:lang w:val="en-US"/>
        </w:rPr>
        <w:t>);</w:t>
      </w:r>
    </w:p>
    <w:p w14:paraId="4B0FFF62" w14:textId="1524C96B" w:rsidR="00223518" w:rsidRPr="003F1E44" w:rsidRDefault="00223518" w:rsidP="003F1E44">
      <w:pPr>
        <w:pStyle w:val="228"/>
      </w:pPr>
      <w:proofErr w:type="spellStart"/>
      <w:r w:rsidRPr="003F1E44">
        <w:rPr>
          <w:i/>
          <w:iCs/>
        </w:rPr>
        <w:t>sock</w:t>
      </w:r>
      <w:proofErr w:type="spellEnd"/>
      <w:r w:rsidRPr="003F1E44">
        <w:t xml:space="preserve"> – идентификатор </w:t>
      </w:r>
      <w:r w:rsidRPr="00364271">
        <w:rPr>
          <w:i/>
          <w:iCs/>
        </w:rPr>
        <w:t>сокета</w:t>
      </w:r>
      <w:r w:rsidRPr="003F1E44">
        <w:t xml:space="preserve">; </w:t>
      </w:r>
      <w:proofErr w:type="spellStart"/>
      <w:r w:rsidRPr="003F1E44">
        <w:rPr>
          <w:i/>
          <w:iCs/>
        </w:rPr>
        <w:t>level</w:t>
      </w:r>
      <w:proofErr w:type="spellEnd"/>
      <w:r w:rsidRPr="003F1E44">
        <w:t xml:space="preserve"> – номер протокола управляющего флагами; </w:t>
      </w:r>
      <w:proofErr w:type="spellStart"/>
      <w:r w:rsidRPr="003F1E44">
        <w:rPr>
          <w:i/>
          <w:iCs/>
        </w:rPr>
        <w:t>optname</w:t>
      </w:r>
      <w:proofErr w:type="spellEnd"/>
      <w:r w:rsidRPr="003F1E44">
        <w:t xml:space="preserve"> – название опции; </w:t>
      </w:r>
      <w:proofErr w:type="spellStart"/>
      <w:r w:rsidRPr="003F1E44">
        <w:rPr>
          <w:i/>
          <w:iCs/>
        </w:rPr>
        <w:t>optval</w:t>
      </w:r>
      <w:proofErr w:type="spellEnd"/>
      <w:r w:rsidRPr="003F1E44">
        <w:t xml:space="preserve"> – указатель на структуру устанавливаемых параметров; </w:t>
      </w:r>
      <w:proofErr w:type="spellStart"/>
      <w:r w:rsidRPr="003F1E44">
        <w:rPr>
          <w:i/>
          <w:iCs/>
        </w:rPr>
        <w:t>optlen</w:t>
      </w:r>
      <w:proofErr w:type="spellEnd"/>
      <w:r w:rsidRPr="003F1E44">
        <w:t xml:space="preserve"> – размер структуры.</w:t>
      </w:r>
    </w:p>
    <w:p w14:paraId="3F4FC000" w14:textId="09A2FF45" w:rsidR="003F1E44" w:rsidRDefault="003F1E44" w:rsidP="003F1E44">
      <w:pPr>
        <w:pStyle w:val="228"/>
      </w:pPr>
      <w:r>
        <w:t>Данные отправляются при помощи функции:</w:t>
      </w:r>
    </w:p>
    <w:p w14:paraId="0C489021" w14:textId="4D27B542" w:rsidR="003F1E44" w:rsidRDefault="003F1E44" w:rsidP="003F1E44">
      <w:pPr>
        <w:pStyle w:val="228"/>
        <w:rPr>
          <w:rFonts w:ascii="Courier New" w:hAnsi="Courier New" w:cs="Courier New"/>
          <w:sz w:val="24"/>
          <w:szCs w:val="24"/>
          <w:lang w:val="en-US"/>
        </w:rPr>
      </w:pPr>
      <w:r w:rsidRPr="00804325">
        <w:rPr>
          <w:rFonts w:ascii="Courier New" w:hAnsi="Courier New" w:cs="Courier New"/>
          <w:sz w:val="24"/>
          <w:szCs w:val="24"/>
          <w:lang w:val="en-US"/>
        </w:rPr>
        <w:t xml:space="preserve">int </w:t>
      </w:r>
      <w:proofErr w:type="spellStart"/>
      <w:proofErr w:type="gramStart"/>
      <w:r w:rsidRPr="00804325">
        <w:rPr>
          <w:rFonts w:ascii="Courier New" w:hAnsi="Courier New" w:cs="Courier New"/>
          <w:sz w:val="24"/>
          <w:szCs w:val="24"/>
          <w:lang w:val="en-US"/>
        </w:rPr>
        <w:t>sendto</w:t>
      </w:r>
      <w:proofErr w:type="spellEnd"/>
      <w:r w:rsidRPr="00804325">
        <w:rPr>
          <w:rFonts w:ascii="Courier New" w:hAnsi="Courier New" w:cs="Courier New"/>
          <w:sz w:val="24"/>
          <w:szCs w:val="24"/>
          <w:lang w:val="en-US"/>
        </w:rPr>
        <w:t>(</w:t>
      </w:r>
      <w:proofErr w:type="gramEnd"/>
      <w:r w:rsidRPr="00804325">
        <w:rPr>
          <w:rFonts w:ascii="Courier New" w:hAnsi="Courier New" w:cs="Courier New"/>
          <w:sz w:val="24"/>
          <w:szCs w:val="24"/>
          <w:lang w:val="en-US"/>
        </w:rPr>
        <w:t xml:space="preserve">int </w:t>
      </w:r>
      <w:proofErr w:type="spellStart"/>
      <w:r w:rsidRPr="00804325">
        <w:rPr>
          <w:rFonts w:ascii="Courier New" w:hAnsi="Courier New" w:cs="Courier New"/>
          <w:sz w:val="24"/>
          <w:szCs w:val="24"/>
          <w:lang w:val="en-US"/>
        </w:rPr>
        <w:t>sockfd</w:t>
      </w:r>
      <w:proofErr w:type="spellEnd"/>
      <w:r w:rsidRPr="00804325">
        <w:rPr>
          <w:rFonts w:ascii="Courier New" w:hAnsi="Courier New" w:cs="Courier New"/>
          <w:sz w:val="24"/>
          <w:szCs w:val="24"/>
          <w:lang w:val="en-US"/>
        </w:rPr>
        <w:t xml:space="preserve">, const void *msg, int </w:t>
      </w:r>
      <w:proofErr w:type="spellStart"/>
      <w:r w:rsidRPr="00804325">
        <w:rPr>
          <w:rFonts w:ascii="Courier New" w:hAnsi="Courier New" w:cs="Courier New"/>
          <w:sz w:val="24"/>
          <w:szCs w:val="24"/>
          <w:lang w:val="en-US"/>
        </w:rPr>
        <w:t>len</w:t>
      </w:r>
      <w:proofErr w:type="spellEnd"/>
      <w:r w:rsidRPr="00804325">
        <w:rPr>
          <w:rFonts w:ascii="Courier New" w:hAnsi="Courier New" w:cs="Courier New"/>
          <w:sz w:val="24"/>
          <w:szCs w:val="24"/>
          <w:lang w:val="en-US"/>
        </w:rPr>
        <w:t>, unsigned int flags,</w:t>
      </w:r>
      <w:r>
        <w:rPr>
          <w:rFonts w:ascii="Courier New" w:hAnsi="Courier New" w:cs="Courier New"/>
          <w:sz w:val="24"/>
          <w:szCs w:val="24"/>
          <w:lang w:val="en-US"/>
        </w:rPr>
        <w:t xml:space="preserve"> </w:t>
      </w:r>
      <w:r w:rsidRPr="00804325">
        <w:rPr>
          <w:rFonts w:ascii="Courier New" w:hAnsi="Courier New" w:cs="Courier New"/>
          <w:sz w:val="24"/>
          <w:szCs w:val="24"/>
          <w:lang w:val="en-US"/>
        </w:rPr>
        <w:t xml:space="preserve">const struct </w:t>
      </w:r>
      <w:proofErr w:type="spellStart"/>
      <w:r w:rsidRPr="00804325">
        <w:rPr>
          <w:rFonts w:ascii="Courier New" w:hAnsi="Courier New" w:cs="Courier New"/>
          <w:sz w:val="24"/>
          <w:szCs w:val="24"/>
          <w:lang w:val="en-US"/>
        </w:rPr>
        <w:t>sockaddr</w:t>
      </w:r>
      <w:proofErr w:type="spellEnd"/>
      <w:r w:rsidRPr="00804325">
        <w:rPr>
          <w:rFonts w:ascii="Courier New" w:hAnsi="Courier New" w:cs="Courier New"/>
          <w:sz w:val="24"/>
          <w:szCs w:val="24"/>
          <w:lang w:val="en-US"/>
        </w:rPr>
        <w:t xml:space="preserve"> *to, int </w:t>
      </w:r>
      <w:proofErr w:type="spellStart"/>
      <w:r w:rsidRPr="00804325">
        <w:rPr>
          <w:rFonts w:ascii="Courier New" w:hAnsi="Courier New" w:cs="Courier New"/>
          <w:sz w:val="24"/>
          <w:szCs w:val="24"/>
          <w:lang w:val="en-US"/>
        </w:rPr>
        <w:t>tolen</w:t>
      </w:r>
      <w:proofErr w:type="spellEnd"/>
      <w:r w:rsidRPr="00804325">
        <w:rPr>
          <w:rFonts w:ascii="Courier New" w:hAnsi="Courier New" w:cs="Courier New"/>
          <w:sz w:val="24"/>
          <w:szCs w:val="24"/>
          <w:lang w:val="en-US"/>
        </w:rPr>
        <w:t>);</w:t>
      </w:r>
    </w:p>
    <w:p w14:paraId="142AAC33" w14:textId="03C0A57D" w:rsidR="003F1E44" w:rsidRPr="003F1E44" w:rsidRDefault="003F1E44" w:rsidP="003F1E44">
      <w:pPr>
        <w:pStyle w:val="228"/>
      </w:pPr>
      <w:r>
        <w:t>Данные принимаются при помощи функции:</w:t>
      </w:r>
    </w:p>
    <w:p w14:paraId="56CDFC48" w14:textId="77777777" w:rsidR="003F1E44" w:rsidRPr="00804325" w:rsidRDefault="003F1E44" w:rsidP="003F1E44">
      <w:pPr>
        <w:pStyle w:val="aff2"/>
        <w:ind w:firstLine="708"/>
        <w:rPr>
          <w:rFonts w:ascii="Courier New" w:hAnsi="Courier New" w:cs="Courier New"/>
          <w:sz w:val="24"/>
          <w:szCs w:val="24"/>
          <w:lang w:val="en-US"/>
        </w:rPr>
      </w:pPr>
      <w:r w:rsidRPr="00804325">
        <w:rPr>
          <w:rFonts w:ascii="Courier New" w:hAnsi="Courier New" w:cs="Courier New"/>
          <w:sz w:val="24"/>
          <w:szCs w:val="24"/>
          <w:lang w:val="en-US"/>
        </w:rPr>
        <w:t xml:space="preserve">int </w:t>
      </w:r>
      <w:proofErr w:type="spellStart"/>
      <w:proofErr w:type="gramStart"/>
      <w:r w:rsidRPr="00804325">
        <w:rPr>
          <w:rFonts w:ascii="Courier New" w:hAnsi="Courier New" w:cs="Courier New"/>
          <w:sz w:val="24"/>
          <w:szCs w:val="24"/>
          <w:lang w:val="en-US"/>
        </w:rPr>
        <w:t>recvfrom</w:t>
      </w:r>
      <w:proofErr w:type="spellEnd"/>
      <w:r w:rsidRPr="00804325">
        <w:rPr>
          <w:rFonts w:ascii="Courier New" w:hAnsi="Courier New" w:cs="Courier New"/>
          <w:sz w:val="24"/>
          <w:szCs w:val="24"/>
          <w:lang w:val="en-US"/>
        </w:rPr>
        <w:t>(</w:t>
      </w:r>
      <w:proofErr w:type="gramEnd"/>
      <w:r w:rsidRPr="00804325">
        <w:rPr>
          <w:rFonts w:ascii="Courier New" w:hAnsi="Courier New" w:cs="Courier New"/>
          <w:sz w:val="24"/>
          <w:szCs w:val="24"/>
          <w:lang w:val="en-US"/>
        </w:rPr>
        <w:t xml:space="preserve">int </w:t>
      </w:r>
      <w:proofErr w:type="spellStart"/>
      <w:r w:rsidRPr="00804325">
        <w:rPr>
          <w:rFonts w:ascii="Courier New" w:hAnsi="Courier New" w:cs="Courier New"/>
          <w:sz w:val="24"/>
          <w:szCs w:val="24"/>
          <w:lang w:val="en-US"/>
        </w:rPr>
        <w:t>sockfd</w:t>
      </w:r>
      <w:proofErr w:type="spellEnd"/>
      <w:r w:rsidRPr="00804325">
        <w:rPr>
          <w:rFonts w:ascii="Courier New" w:hAnsi="Courier New" w:cs="Courier New"/>
          <w:sz w:val="24"/>
          <w:szCs w:val="24"/>
          <w:lang w:val="en-US"/>
        </w:rPr>
        <w:t>, void *</w:t>
      </w:r>
      <w:proofErr w:type="spellStart"/>
      <w:r w:rsidRPr="00804325">
        <w:rPr>
          <w:rFonts w:ascii="Courier New" w:hAnsi="Courier New" w:cs="Courier New"/>
          <w:sz w:val="24"/>
          <w:szCs w:val="24"/>
          <w:lang w:val="en-US"/>
        </w:rPr>
        <w:t>buf</w:t>
      </w:r>
      <w:proofErr w:type="spellEnd"/>
      <w:r w:rsidRPr="00804325">
        <w:rPr>
          <w:rFonts w:ascii="Courier New" w:hAnsi="Courier New" w:cs="Courier New"/>
          <w:sz w:val="24"/>
          <w:szCs w:val="24"/>
          <w:lang w:val="en-US"/>
        </w:rPr>
        <w:t xml:space="preserve">, int </w:t>
      </w:r>
      <w:proofErr w:type="spellStart"/>
      <w:r w:rsidRPr="00804325">
        <w:rPr>
          <w:rFonts w:ascii="Courier New" w:hAnsi="Courier New" w:cs="Courier New"/>
          <w:sz w:val="24"/>
          <w:szCs w:val="24"/>
          <w:lang w:val="en-US"/>
        </w:rPr>
        <w:t>len</w:t>
      </w:r>
      <w:proofErr w:type="spellEnd"/>
      <w:r w:rsidRPr="00804325">
        <w:rPr>
          <w:rFonts w:ascii="Courier New" w:hAnsi="Courier New" w:cs="Courier New"/>
          <w:sz w:val="24"/>
          <w:szCs w:val="24"/>
          <w:lang w:val="en-US"/>
        </w:rPr>
        <w:t>, un</w:t>
      </w:r>
      <w:r>
        <w:rPr>
          <w:rFonts w:ascii="Courier New" w:hAnsi="Courier New" w:cs="Courier New"/>
          <w:sz w:val="24"/>
          <w:szCs w:val="24"/>
          <w:lang w:val="en-US"/>
        </w:rPr>
        <w:t>signed int flags,</w:t>
      </w:r>
      <w:r w:rsidRPr="00E93D8C">
        <w:rPr>
          <w:rFonts w:ascii="Courier New" w:hAnsi="Courier New" w:cs="Courier New"/>
          <w:sz w:val="24"/>
          <w:szCs w:val="24"/>
          <w:lang w:val="en-US"/>
        </w:rPr>
        <w:t xml:space="preserve"> </w:t>
      </w:r>
      <w:r w:rsidRPr="00804325">
        <w:rPr>
          <w:rFonts w:ascii="Courier New" w:hAnsi="Courier New" w:cs="Courier New"/>
          <w:sz w:val="24"/>
          <w:szCs w:val="24"/>
          <w:lang w:val="en-US"/>
        </w:rPr>
        <w:t xml:space="preserve">struct </w:t>
      </w:r>
      <w:proofErr w:type="spellStart"/>
      <w:r w:rsidRPr="00804325">
        <w:rPr>
          <w:rFonts w:ascii="Courier New" w:hAnsi="Courier New" w:cs="Courier New"/>
          <w:sz w:val="24"/>
          <w:szCs w:val="24"/>
          <w:lang w:val="en-US"/>
        </w:rPr>
        <w:t>sockaddr</w:t>
      </w:r>
      <w:proofErr w:type="spellEnd"/>
      <w:r w:rsidRPr="00804325">
        <w:rPr>
          <w:rFonts w:ascii="Courier New" w:hAnsi="Courier New" w:cs="Courier New"/>
          <w:sz w:val="24"/>
          <w:szCs w:val="24"/>
          <w:lang w:val="en-US"/>
        </w:rPr>
        <w:t xml:space="preserve"> *from, int *</w:t>
      </w:r>
      <w:proofErr w:type="spellStart"/>
      <w:r w:rsidRPr="00804325">
        <w:rPr>
          <w:rFonts w:ascii="Courier New" w:hAnsi="Courier New" w:cs="Courier New"/>
          <w:sz w:val="24"/>
          <w:szCs w:val="24"/>
          <w:lang w:val="en-US"/>
        </w:rPr>
        <w:t>fromlen</w:t>
      </w:r>
      <w:proofErr w:type="spellEnd"/>
      <w:r w:rsidRPr="00804325">
        <w:rPr>
          <w:rFonts w:ascii="Courier New" w:hAnsi="Courier New" w:cs="Courier New"/>
          <w:sz w:val="24"/>
          <w:szCs w:val="24"/>
          <w:lang w:val="en-US"/>
        </w:rPr>
        <w:t>);</w:t>
      </w:r>
    </w:p>
    <w:p w14:paraId="446FB391" w14:textId="77777777" w:rsidR="003F1E44" w:rsidRPr="003F1E44" w:rsidRDefault="003F1E44" w:rsidP="00223518">
      <w:pPr>
        <w:pStyle w:val="228"/>
        <w:ind w:firstLine="420"/>
        <w:rPr>
          <w:color w:val="000000"/>
          <w:lang w:val="en-US"/>
        </w:rPr>
      </w:pPr>
    </w:p>
    <w:p w14:paraId="63B4E2F8" w14:textId="2D742FD8" w:rsidR="003F1E44" w:rsidRPr="003F1E44" w:rsidRDefault="003F1E44" w:rsidP="00223518">
      <w:pPr>
        <w:pStyle w:val="228"/>
        <w:ind w:firstLine="420"/>
        <w:rPr>
          <w:color w:val="000000"/>
          <w:lang w:val="en-US"/>
        </w:rPr>
      </w:pPr>
    </w:p>
    <w:p w14:paraId="5D5C2C96" w14:textId="34275C65" w:rsidR="003F1E44" w:rsidRPr="003F1E44" w:rsidRDefault="003F1E44" w:rsidP="00223518">
      <w:pPr>
        <w:pStyle w:val="228"/>
        <w:ind w:firstLine="420"/>
        <w:rPr>
          <w:color w:val="000000"/>
          <w:lang w:val="en-US"/>
        </w:rPr>
      </w:pPr>
    </w:p>
    <w:p w14:paraId="5D9F01FC" w14:textId="77777777" w:rsidR="005B0F98" w:rsidRDefault="005B0F98" w:rsidP="00050B1A">
      <w:pPr>
        <w:pStyle w:val="1"/>
        <w:pageBreakBefore/>
        <w:numPr>
          <w:ilvl w:val="0"/>
          <w:numId w:val="4"/>
        </w:numPr>
        <w:spacing w:after="240" w:line="360" w:lineRule="auto"/>
      </w:pPr>
      <w:bookmarkStart w:id="21" w:name="_Toc166017160"/>
      <w:r>
        <w:lastRenderedPageBreak/>
        <w:t>Разработка имитатора</w:t>
      </w:r>
      <w:bookmarkEnd w:id="21"/>
    </w:p>
    <w:p w14:paraId="381BFB49" w14:textId="77777777" w:rsidR="00FA714E" w:rsidRPr="00FA714E" w:rsidRDefault="00FA714E" w:rsidP="00FA714E">
      <w:pPr>
        <w:pStyle w:val="20"/>
      </w:pPr>
      <w:bookmarkStart w:id="22" w:name="_Toc166017161"/>
      <w:r w:rsidRPr="006350EE">
        <w:t>4</w:t>
      </w:r>
      <w:r>
        <w:t>.</w:t>
      </w:r>
      <w:r w:rsidRPr="006350EE">
        <w:t>1</w:t>
      </w:r>
      <w:r>
        <w:t>.</w:t>
      </w:r>
      <w:r w:rsidRPr="00BC397A">
        <w:t xml:space="preserve"> </w:t>
      </w:r>
      <w:r w:rsidR="00F6704B">
        <w:t>Анализ т</w:t>
      </w:r>
      <w:r>
        <w:t>ребовани</w:t>
      </w:r>
      <w:r w:rsidR="00F6704B">
        <w:t>й</w:t>
      </w:r>
      <w:bookmarkEnd w:id="22"/>
    </w:p>
    <w:p w14:paraId="2483F816" w14:textId="77777777" w:rsidR="005B0F98" w:rsidRDefault="000324C8" w:rsidP="00011532">
      <w:pPr>
        <w:pStyle w:val="228"/>
        <w:ind w:firstLine="709"/>
      </w:pPr>
      <w:r>
        <w:t xml:space="preserve">На этапе комплексного тестирования изделия, когда производится настройка взаимодействия с внешними системами, часто работы проводятся в ограниченные сроки. Такой имитатор должен обладать следующими свойствами: </w:t>
      </w:r>
    </w:p>
    <w:p w14:paraId="75D1324A" w14:textId="77777777" w:rsidR="000324C8" w:rsidRDefault="000324C8" w:rsidP="00050B1A">
      <w:pPr>
        <w:pStyle w:val="228"/>
        <w:numPr>
          <w:ilvl w:val="0"/>
          <w:numId w:val="20"/>
        </w:numPr>
      </w:pPr>
      <w:r>
        <w:t>Формировать информацию аналогичную той, которая предоставляется внешни</w:t>
      </w:r>
      <w:r w:rsidR="007A6802">
        <w:t>ми</w:t>
      </w:r>
      <w:r>
        <w:t xml:space="preserve"> систем</w:t>
      </w:r>
      <w:r w:rsidR="007A6802">
        <w:t>ами, включая недостоверные данные, для тщательной проверки ПО</w:t>
      </w:r>
      <w:r>
        <w:t>.</w:t>
      </w:r>
    </w:p>
    <w:p w14:paraId="758339F7" w14:textId="77777777" w:rsidR="000324C8" w:rsidRDefault="00F6704B" w:rsidP="00050B1A">
      <w:pPr>
        <w:pStyle w:val="228"/>
        <w:numPr>
          <w:ilvl w:val="0"/>
          <w:numId w:val="20"/>
        </w:numPr>
      </w:pPr>
      <w:r>
        <w:t xml:space="preserve">Гарантировать соответствие частоты обмена данными </w:t>
      </w:r>
      <w:r w:rsidR="000324C8">
        <w:t xml:space="preserve">с ЦВК, </w:t>
      </w:r>
      <w:r w:rsidR="008D7ACC">
        <w:t xml:space="preserve"> с частотой заданной</w:t>
      </w:r>
      <w:r w:rsidR="000324C8">
        <w:t xml:space="preserve"> в протоколах связи.</w:t>
      </w:r>
    </w:p>
    <w:p w14:paraId="4653A6F3" w14:textId="77777777" w:rsidR="008D7ACC" w:rsidRDefault="008D7ACC" w:rsidP="00050B1A">
      <w:pPr>
        <w:pStyle w:val="228"/>
        <w:numPr>
          <w:ilvl w:val="0"/>
          <w:numId w:val="20"/>
        </w:numPr>
      </w:pPr>
      <w:r>
        <w:t>Ф</w:t>
      </w:r>
      <w:r w:rsidR="000324C8">
        <w:t>ункционировать как на</w:t>
      </w:r>
      <w:r>
        <w:t xml:space="preserve"> одном приборе вместе с ПО</w:t>
      </w:r>
      <w:r w:rsidR="000324C8">
        <w:t xml:space="preserve"> СВС, так и на отдельном.</w:t>
      </w:r>
    </w:p>
    <w:p w14:paraId="1238999D" w14:textId="77777777" w:rsidR="00563044" w:rsidRDefault="00563044" w:rsidP="00563044">
      <w:pPr>
        <w:pStyle w:val="20"/>
      </w:pPr>
      <w:bookmarkStart w:id="23" w:name="_Toc166017162"/>
      <w:r w:rsidRPr="00563044">
        <w:t>4</w:t>
      </w:r>
      <w:r>
        <w:t>.2.</w:t>
      </w:r>
      <w:r w:rsidRPr="00BC397A">
        <w:t xml:space="preserve"> </w:t>
      </w:r>
      <w:r>
        <w:t>Выбор структуры имитатора</w:t>
      </w:r>
      <w:bookmarkEnd w:id="23"/>
    </w:p>
    <w:p w14:paraId="2069CDA4" w14:textId="4D3109FD" w:rsidR="008D7ACC" w:rsidRDefault="00011532" w:rsidP="00011532">
      <w:pPr>
        <w:pStyle w:val="228"/>
        <w:ind w:firstLine="709"/>
      </w:pPr>
      <w:r w:rsidRPr="00011532">
        <w:t xml:space="preserve">Для аппаратного обеспечения имитатора необходимо три соединения по каналам </w:t>
      </w:r>
      <w:r w:rsidRPr="00364271">
        <w:rPr>
          <w:i/>
          <w:iCs/>
        </w:rPr>
        <w:t>Манчестер</w:t>
      </w:r>
      <w:r w:rsidRPr="00011532">
        <w:t xml:space="preserve"> и одно соединение между последовательными портами </w:t>
      </w:r>
      <w:r w:rsidRPr="00364271">
        <w:rPr>
          <w:i/>
          <w:iCs/>
        </w:rPr>
        <w:t>RS</w:t>
      </w:r>
      <w:r w:rsidR="00364271" w:rsidRPr="00364271">
        <w:rPr>
          <w:i/>
          <w:iCs/>
        </w:rPr>
        <w:t>-232</w:t>
      </w:r>
      <w:r w:rsidRPr="00011532">
        <w:t xml:space="preserve">, а </w:t>
      </w:r>
      <w:r w:rsidR="00364271" w:rsidRPr="00011532">
        <w:t>также</w:t>
      </w:r>
      <w:r w:rsidRPr="00011532">
        <w:t xml:space="preserve"> порт </w:t>
      </w:r>
      <w:proofErr w:type="spellStart"/>
      <w:r w:rsidRPr="00364271">
        <w:rPr>
          <w:i/>
          <w:iCs/>
        </w:rPr>
        <w:t>Ethernet</w:t>
      </w:r>
      <w:proofErr w:type="spellEnd"/>
      <w:r w:rsidRPr="00011532">
        <w:t xml:space="preserve">. Реализация такой аппаратной структуры на одном приборе возможна, так как он имеет 6 </w:t>
      </w:r>
      <w:r w:rsidR="00364271" w:rsidRPr="00011532">
        <w:t>ячеек с</w:t>
      </w:r>
      <w:r w:rsidRPr="00011532">
        <w:t xml:space="preserve"> интерфейсом </w:t>
      </w:r>
      <w:r w:rsidRPr="00364271">
        <w:rPr>
          <w:i/>
          <w:iCs/>
        </w:rPr>
        <w:t>Манчестера</w:t>
      </w:r>
      <w:r w:rsidRPr="00011532">
        <w:t xml:space="preserve">, </w:t>
      </w:r>
      <w:r w:rsidR="006A583C">
        <w:t>8</w:t>
      </w:r>
      <w:r w:rsidRPr="00011532">
        <w:t xml:space="preserve"> с интерфейсом </w:t>
      </w:r>
      <w:r w:rsidRPr="00364271">
        <w:rPr>
          <w:i/>
          <w:iCs/>
        </w:rPr>
        <w:t>RS-232</w:t>
      </w:r>
      <w:r w:rsidRPr="00011532">
        <w:t xml:space="preserve"> и 2 </w:t>
      </w:r>
      <w:r w:rsidR="006A583C">
        <w:t xml:space="preserve">с интерфейс </w:t>
      </w:r>
      <w:proofErr w:type="spellStart"/>
      <w:r w:rsidRPr="00364271">
        <w:rPr>
          <w:i/>
          <w:iCs/>
        </w:rPr>
        <w:t>Ethernet</w:t>
      </w:r>
      <w:proofErr w:type="spellEnd"/>
      <w:r w:rsidRPr="00011532">
        <w:t xml:space="preserve">. </w:t>
      </w:r>
      <w:r w:rsidR="00776F10">
        <w:t>Схема</w:t>
      </w:r>
      <w:r w:rsidRPr="00011532">
        <w:t xml:space="preserve"> реализация имитатора  на одном </w:t>
      </w:r>
      <w:r w:rsidR="00776F10">
        <w:t xml:space="preserve">ВК 27.07 </w:t>
      </w:r>
      <w:r w:rsidRPr="00011532">
        <w:t>представлена на рисунке 1</w:t>
      </w:r>
      <w:r w:rsidR="00FD72E0">
        <w:t>4</w:t>
      </w:r>
      <w:r w:rsidRPr="00011532">
        <w:t>.</w:t>
      </w:r>
    </w:p>
    <w:p w14:paraId="1602C97F" w14:textId="77777777" w:rsidR="00011532" w:rsidRDefault="006A583C" w:rsidP="006A583C">
      <w:pPr>
        <w:pStyle w:val="228"/>
        <w:ind w:firstLine="0"/>
        <w:jc w:val="center"/>
      </w:pPr>
      <w:r>
        <w:rPr>
          <w:noProof/>
        </w:rPr>
        <w:lastRenderedPageBreak/>
        <w:drawing>
          <wp:inline distT="0" distB="0" distL="0" distR="0" wp14:anchorId="1349D99B" wp14:editId="132DBFDD">
            <wp:extent cx="2173856" cy="302707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18387" cy="3089082"/>
                    </a:xfrm>
                    <a:prstGeom prst="rect">
                      <a:avLst/>
                    </a:prstGeom>
                  </pic:spPr>
                </pic:pic>
              </a:graphicData>
            </a:graphic>
          </wp:inline>
        </w:drawing>
      </w:r>
    </w:p>
    <w:p w14:paraId="03F8DA77" w14:textId="77777777" w:rsidR="00FD72E0" w:rsidRDefault="00FD72E0" w:rsidP="006A583C">
      <w:pPr>
        <w:pStyle w:val="228"/>
        <w:ind w:firstLine="0"/>
        <w:jc w:val="center"/>
      </w:pPr>
      <w:r>
        <w:t>Рисунок 14</w:t>
      </w:r>
      <w:r w:rsidR="002A3BF9">
        <w:t xml:space="preserve"> –</w:t>
      </w:r>
      <w:r>
        <w:t xml:space="preserve"> Схема реализации имитатора</w:t>
      </w:r>
      <w:r w:rsidR="00776F10">
        <w:t xml:space="preserve"> на одном ВК-27.07</w:t>
      </w:r>
    </w:p>
    <w:p w14:paraId="7CE1CC16" w14:textId="77777777" w:rsidR="00776F10" w:rsidRDefault="00776F10" w:rsidP="00776F10">
      <w:pPr>
        <w:pStyle w:val="228"/>
        <w:ind w:firstLine="709"/>
        <w:jc w:val="left"/>
      </w:pPr>
      <w:r>
        <w:t>Схема</w:t>
      </w:r>
      <w:r w:rsidRPr="00011532">
        <w:t xml:space="preserve"> реализация имитатора  на </w:t>
      </w:r>
      <w:r w:rsidR="002852D8">
        <w:t>двух</w:t>
      </w:r>
      <w:r w:rsidRPr="00011532">
        <w:t xml:space="preserve"> </w:t>
      </w:r>
      <w:r>
        <w:t xml:space="preserve">ВК 27.07 </w:t>
      </w:r>
      <w:r w:rsidRPr="00011532">
        <w:t>представлена на рисунке 1</w:t>
      </w:r>
      <w:r>
        <w:t>5</w:t>
      </w:r>
      <w:r w:rsidRPr="00011532">
        <w:t>.</w:t>
      </w:r>
    </w:p>
    <w:p w14:paraId="7D5F656B" w14:textId="77777777" w:rsidR="00FD72E0" w:rsidRDefault="00FD72E0" w:rsidP="00FD72E0">
      <w:pPr>
        <w:pStyle w:val="228"/>
        <w:ind w:firstLine="0"/>
        <w:jc w:val="center"/>
      </w:pPr>
      <w:r>
        <w:rPr>
          <w:noProof/>
        </w:rPr>
        <w:drawing>
          <wp:inline distT="0" distB="0" distL="0" distR="0" wp14:anchorId="5D264FBC" wp14:editId="21CDBFF5">
            <wp:extent cx="4340608" cy="2838090"/>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9954" cy="2837662"/>
                    </a:xfrm>
                    <a:prstGeom prst="rect">
                      <a:avLst/>
                    </a:prstGeom>
                  </pic:spPr>
                </pic:pic>
              </a:graphicData>
            </a:graphic>
          </wp:inline>
        </w:drawing>
      </w:r>
    </w:p>
    <w:p w14:paraId="4FC2BCC5" w14:textId="77777777" w:rsidR="00776F10" w:rsidRDefault="00776F10" w:rsidP="00776F10">
      <w:pPr>
        <w:pStyle w:val="228"/>
        <w:ind w:firstLine="0"/>
        <w:jc w:val="center"/>
      </w:pPr>
      <w:r>
        <w:t>Рисунок 15</w:t>
      </w:r>
      <w:r w:rsidR="002A3BF9">
        <w:t xml:space="preserve"> –</w:t>
      </w:r>
      <w:r>
        <w:t xml:space="preserve"> Схема реализации имитатора на </w:t>
      </w:r>
      <w:r w:rsidRPr="002852D8">
        <w:t xml:space="preserve">двух </w:t>
      </w:r>
      <w:r>
        <w:t>ВК-27.07</w:t>
      </w:r>
    </w:p>
    <w:p w14:paraId="7CD0B7FD" w14:textId="048CDBC3" w:rsidR="00F6704B" w:rsidRPr="00BF238F" w:rsidRDefault="00F6704B" w:rsidP="00F6704B">
      <w:pPr>
        <w:spacing w:line="360" w:lineRule="auto"/>
        <w:ind w:firstLine="708"/>
        <w:jc w:val="both"/>
        <w:rPr>
          <w:sz w:val="28"/>
          <w:szCs w:val="28"/>
        </w:rPr>
      </w:pPr>
      <w:r w:rsidRPr="009F34B0">
        <w:rPr>
          <w:sz w:val="28"/>
          <w:szCs w:val="28"/>
        </w:rPr>
        <w:t>Реа</w:t>
      </w:r>
      <w:r w:rsidR="0052357E">
        <w:rPr>
          <w:sz w:val="28"/>
          <w:szCs w:val="28"/>
        </w:rPr>
        <w:t xml:space="preserve">лизация программного имитатора может осуществляться  в рамках однопоточного или многопоточного процесса, либо с использованием нескольких независимых процессах. </w:t>
      </w:r>
      <w:r w:rsidRPr="009F34B0">
        <w:rPr>
          <w:sz w:val="28"/>
          <w:szCs w:val="28"/>
        </w:rPr>
        <w:t xml:space="preserve">Так же как для ПО СВС, </w:t>
      </w:r>
      <w:r w:rsidR="0052357E">
        <w:rPr>
          <w:sz w:val="28"/>
          <w:szCs w:val="28"/>
        </w:rPr>
        <w:t xml:space="preserve">целесообразно </w:t>
      </w:r>
      <w:r w:rsidR="0052357E">
        <w:rPr>
          <w:sz w:val="28"/>
          <w:szCs w:val="28"/>
        </w:rPr>
        <w:lastRenderedPageBreak/>
        <w:t xml:space="preserve">выбрать </w:t>
      </w:r>
      <w:r w:rsidR="00364271">
        <w:rPr>
          <w:sz w:val="28"/>
          <w:szCs w:val="28"/>
        </w:rPr>
        <w:t>структуру,</w:t>
      </w:r>
      <w:r w:rsidRPr="009F34B0">
        <w:rPr>
          <w:sz w:val="28"/>
          <w:szCs w:val="28"/>
        </w:rPr>
        <w:t xml:space="preserve"> состоящую из </w:t>
      </w:r>
      <w:r w:rsidR="00364271">
        <w:rPr>
          <w:sz w:val="28"/>
          <w:szCs w:val="28"/>
        </w:rPr>
        <w:t xml:space="preserve">нескольких </w:t>
      </w:r>
      <w:r w:rsidR="00364271" w:rsidRPr="009F34B0">
        <w:rPr>
          <w:sz w:val="28"/>
          <w:szCs w:val="28"/>
        </w:rPr>
        <w:t>процессов</w:t>
      </w:r>
      <w:r w:rsidRPr="009F34B0">
        <w:rPr>
          <w:sz w:val="28"/>
          <w:szCs w:val="28"/>
        </w:rPr>
        <w:t>, каждый из который имитирует работу одной внешней системы.</w:t>
      </w:r>
    </w:p>
    <w:p w14:paraId="6E2F70B9" w14:textId="77777777" w:rsidR="00F6704B" w:rsidRPr="009F34B0" w:rsidRDefault="0052357E" w:rsidP="00563044">
      <w:pPr>
        <w:pStyle w:val="228"/>
      </w:pPr>
      <w:r>
        <w:t>Управление приоритетами задач осуществляется</w:t>
      </w:r>
      <w:r w:rsidR="00F6704B" w:rsidRPr="009F34B0">
        <w:t xml:space="preserve"> системным вызовом </w:t>
      </w:r>
      <w:proofErr w:type="spellStart"/>
      <w:r w:rsidR="00F6704B" w:rsidRPr="0052357E">
        <w:rPr>
          <w:i/>
        </w:rPr>
        <w:t>priocntl</w:t>
      </w:r>
      <w:proofErr w:type="spellEnd"/>
      <w:r w:rsidR="00F6704B" w:rsidRPr="0052357E">
        <w:rPr>
          <w:i/>
        </w:rPr>
        <w:t>()</w:t>
      </w:r>
      <w:r>
        <w:t>, он также</w:t>
      </w:r>
      <w:r w:rsidR="00F6704B" w:rsidRPr="009F34B0">
        <w:t xml:space="preserve"> может задать режим кругов</w:t>
      </w:r>
      <w:r w:rsidR="00832943">
        <w:t xml:space="preserve">ой диспетчеризации и определить </w:t>
      </w:r>
      <w:r w:rsidR="00F6704B" w:rsidRPr="009F34B0">
        <w:t>квант</w:t>
      </w:r>
      <w:r w:rsidR="00832943">
        <w:t xml:space="preserve"> времени для процесса</w:t>
      </w:r>
      <w:r w:rsidR="00F6704B" w:rsidRPr="009F34B0">
        <w:t xml:space="preserve">. Квант времени определяет максимальное количество времени, в течение которого процесс нити может выполняться, при условии, что за это время он не закончился, не затребовал некоторый ресурс и не перешел в состояние </w:t>
      </w:r>
      <w:proofErr w:type="spellStart"/>
      <w:r w:rsidR="00F6704B" w:rsidRPr="00832943">
        <w:rPr>
          <w:i/>
        </w:rPr>
        <w:t>sleep</w:t>
      </w:r>
      <w:proofErr w:type="spellEnd"/>
      <w:r w:rsidR="00F6704B" w:rsidRPr="009F34B0">
        <w:t xml:space="preserve">. </w:t>
      </w:r>
    </w:p>
    <w:p w14:paraId="2D046750" w14:textId="77777777" w:rsidR="00563044" w:rsidRDefault="00832943" w:rsidP="00563044">
      <w:pPr>
        <w:pStyle w:val="228"/>
      </w:pPr>
      <w:r>
        <w:t xml:space="preserve">Планировщик ОС организует процессы в очереди по приоритетам, используя принцип </w:t>
      </w:r>
      <w:r w:rsidR="00563044">
        <w:t>очереди (</w:t>
      </w:r>
      <w:r>
        <w:rPr>
          <w:lang w:val="en-US"/>
        </w:rPr>
        <w:t>FIFO</w:t>
      </w:r>
      <w:r w:rsidR="00563044">
        <w:t>)</w:t>
      </w:r>
      <w:r>
        <w:t>, и учитывает состояние процессов для распределения процессорного времени.</w:t>
      </w:r>
      <w:r w:rsidR="00F6704B" w:rsidRPr="009F34B0">
        <w:t xml:space="preserve"> Процесс, </w:t>
      </w:r>
      <w:r w:rsidR="006350EE">
        <w:t>выполняющийся</w:t>
      </w:r>
      <w:r w:rsidR="00F6704B" w:rsidRPr="009F34B0">
        <w:t xml:space="preserve"> после </w:t>
      </w:r>
      <w:r w:rsidR="006350EE">
        <w:t xml:space="preserve">вызова </w:t>
      </w:r>
      <w:proofErr w:type="spellStart"/>
      <w:r w:rsidR="00F6704B" w:rsidRPr="006350EE">
        <w:rPr>
          <w:i/>
        </w:rPr>
        <w:t>sleep</w:t>
      </w:r>
      <w:proofErr w:type="spellEnd"/>
      <w:r w:rsidR="00F6704B" w:rsidRPr="009F34B0">
        <w:t>, остальные нити</w:t>
      </w:r>
      <w:r w:rsidR="00F6704B">
        <w:t xml:space="preserve"> которые были переведены в </w:t>
      </w:r>
      <w:r w:rsidR="00F6704B" w:rsidRPr="00364271">
        <w:rPr>
          <w:i/>
          <w:iCs/>
          <w:lang w:val="en-US"/>
        </w:rPr>
        <w:t>r</w:t>
      </w:r>
      <w:proofErr w:type="spellStart"/>
      <w:r w:rsidR="00F6704B" w:rsidRPr="00364271">
        <w:rPr>
          <w:i/>
          <w:iCs/>
        </w:rPr>
        <w:t>ealtime</w:t>
      </w:r>
      <w:proofErr w:type="spellEnd"/>
      <w:r w:rsidR="00F6704B" w:rsidRPr="009F34B0">
        <w:t xml:space="preserve"> из другого класса планирования, процессы, которые полностью использовали свой квант времени и процессы, приоритет которых был измене</w:t>
      </w:r>
      <w:r w:rsidR="00563044">
        <w:t>н</w:t>
      </w:r>
      <w:r w:rsidR="00F6704B" w:rsidRPr="009F34B0">
        <w:t xml:space="preserve"> при помощи </w:t>
      </w:r>
      <w:proofErr w:type="spellStart"/>
      <w:proofErr w:type="gramStart"/>
      <w:r w:rsidR="00F6704B" w:rsidRPr="00364271">
        <w:rPr>
          <w:i/>
          <w:iCs/>
        </w:rPr>
        <w:t>priocntl</w:t>
      </w:r>
      <w:proofErr w:type="spellEnd"/>
      <w:r w:rsidR="00F6704B" w:rsidRPr="00364271">
        <w:rPr>
          <w:i/>
          <w:iCs/>
        </w:rPr>
        <w:t>(</w:t>
      </w:r>
      <w:proofErr w:type="gramEnd"/>
      <w:r w:rsidR="00F6704B" w:rsidRPr="00364271">
        <w:rPr>
          <w:i/>
          <w:iCs/>
        </w:rPr>
        <w:t>)</w:t>
      </w:r>
      <w:r w:rsidR="00F6704B" w:rsidRPr="009F34B0">
        <w:t xml:space="preserve">, помещаются в </w:t>
      </w:r>
      <w:r w:rsidR="00563044">
        <w:t>конец</w:t>
      </w:r>
      <w:r w:rsidR="00F6704B" w:rsidRPr="009F34B0">
        <w:t xml:space="preserve"> очереди с соответствующим приоритетом. Нить, прерванная процессом с более высоким приоритетом, помещается в начало очереди, он будет выполняться раньше любого другого процесса с тем же приоритетом.</w:t>
      </w:r>
    </w:p>
    <w:p w14:paraId="1CFC3684" w14:textId="77777777" w:rsidR="00D86A37" w:rsidRDefault="00D86A37" w:rsidP="00563044">
      <w:pPr>
        <w:pStyle w:val="228"/>
      </w:pPr>
      <w:r w:rsidRPr="00D86A37">
        <w:t xml:space="preserve">Приоритеты процессов ПО СВС </w:t>
      </w:r>
      <w:r w:rsidR="00B358A8">
        <w:t>установлены</w:t>
      </w:r>
      <w:r w:rsidRPr="00D86A37">
        <w:t xml:space="preserve"> в соответствии </w:t>
      </w:r>
      <w:r w:rsidR="00B358A8" w:rsidRPr="00D86A37">
        <w:t>со</w:t>
      </w:r>
      <w:r w:rsidR="00B358A8">
        <w:t xml:space="preserve"> временем ответа. Учтено, </w:t>
      </w:r>
      <w:r w:rsidRPr="00D86A37">
        <w:t>что их значения не должны быть выше, чем значение приоритетов системных процессов, обеспечивающих работу всего ЦВК, и некоторых функциональных задач, чье выполнение по времени выполнения.</w:t>
      </w:r>
      <w:r>
        <w:t xml:space="preserve"> </w:t>
      </w:r>
      <w:r w:rsidRPr="00D86A37">
        <w:t>Для функционирования в одном приборе ПО СВС и имитатора целесообразно установить приоритеты таким образом, чтобы приоритеты процессов, передающих данные, были ниже, чем приоритеты соответствующих задач приема информации. При  переносе имитатора на отдельный прибор приоритеты процессов не изменяются.</w:t>
      </w:r>
    </w:p>
    <w:p w14:paraId="12C42040" w14:textId="77777777" w:rsidR="00563044" w:rsidRDefault="00563044" w:rsidP="00563044">
      <w:pPr>
        <w:pStyle w:val="228"/>
        <w:ind w:firstLine="0"/>
        <w:jc w:val="left"/>
      </w:pPr>
    </w:p>
    <w:p w14:paraId="0915F6DE" w14:textId="77777777" w:rsidR="00D86A37" w:rsidRPr="00D86A37" w:rsidRDefault="00D86A37" w:rsidP="00563044">
      <w:pPr>
        <w:pStyle w:val="228"/>
        <w:ind w:firstLine="0"/>
        <w:jc w:val="left"/>
      </w:pPr>
      <w:r w:rsidRPr="00D86A37">
        <w:lastRenderedPageBreak/>
        <w:t xml:space="preserve">Таблица </w:t>
      </w:r>
      <w:r>
        <w:t>9</w:t>
      </w:r>
      <w:r w:rsidR="009919AE">
        <w:t xml:space="preserve"> </w:t>
      </w:r>
      <w:r w:rsidR="009919AE" w:rsidRPr="009919AE">
        <w:t>–</w:t>
      </w:r>
      <w:r w:rsidRPr="00D86A37">
        <w:t xml:space="preserve"> Приоритеты процессов СВС и имитатора СВС.</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559"/>
        <w:gridCol w:w="2552"/>
        <w:gridCol w:w="1559"/>
      </w:tblGrid>
      <w:tr w:rsidR="00D86A37" w:rsidRPr="00D86A37" w14:paraId="7429320A" w14:textId="77777777" w:rsidTr="002E33CD">
        <w:trPr>
          <w:trHeight w:val="347"/>
        </w:trPr>
        <w:tc>
          <w:tcPr>
            <w:tcW w:w="3085" w:type="dxa"/>
            <w:tcBorders>
              <w:top w:val="single" w:sz="4" w:space="0" w:color="auto"/>
              <w:left w:val="single" w:sz="4" w:space="0" w:color="auto"/>
              <w:right w:val="single" w:sz="4" w:space="0" w:color="auto"/>
            </w:tcBorders>
          </w:tcPr>
          <w:p w14:paraId="2AAC5E4B" w14:textId="77777777" w:rsidR="00D86A37" w:rsidRPr="00D86A37" w:rsidRDefault="00860808" w:rsidP="00860808">
            <w:pPr>
              <w:pStyle w:val="228"/>
              <w:ind w:firstLine="0"/>
              <w:jc w:val="left"/>
            </w:pPr>
            <w:r>
              <w:t xml:space="preserve">Название </w:t>
            </w:r>
            <w:r w:rsidR="00D86A37" w:rsidRPr="00D86A37">
              <w:t>процесса</w:t>
            </w:r>
            <w:r>
              <w:t xml:space="preserve"> обмена</w:t>
            </w:r>
            <w:r w:rsidR="00543063">
              <w:t xml:space="preserve"> с системой</w:t>
            </w:r>
          </w:p>
        </w:tc>
        <w:tc>
          <w:tcPr>
            <w:tcW w:w="1559" w:type="dxa"/>
            <w:tcBorders>
              <w:top w:val="single" w:sz="4" w:space="0" w:color="auto"/>
              <w:left w:val="single" w:sz="4" w:space="0" w:color="auto"/>
              <w:right w:val="single" w:sz="4" w:space="0" w:color="auto"/>
            </w:tcBorders>
          </w:tcPr>
          <w:p w14:paraId="31AA2D34" w14:textId="77777777" w:rsidR="00D86A37" w:rsidRPr="00D86A37" w:rsidRDefault="00D86A37" w:rsidP="002E33CD">
            <w:pPr>
              <w:pStyle w:val="228"/>
              <w:ind w:left="-108" w:firstLine="108"/>
              <w:jc w:val="left"/>
            </w:pPr>
            <w:r w:rsidRPr="00D86A37">
              <w:t>Приоритет</w:t>
            </w:r>
          </w:p>
        </w:tc>
        <w:tc>
          <w:tcPr>
            <w:tcW w:w="2552" w:type="dxa"/>
            <w:tcBorders>
              <w:top w:val="single" w:sz="4" w:space="0" w:color="auto"/>
              <w:left w:val="single" w:sz="4" w:space="0" w:color="auto"/>
              <w:right w:val="single" w:sz="4" w:space="0" w:color="auto"/>
            </w:tcBorders>
          </w:tcPr>
          <w:p w14:paraId="6894E214" w14:textId="77777777" w:rsidR="00D86A37" w:rsidRPr="00D86A37" w:rsidRDefault="00543063" w:rsidP="002E33CD">
            <w:pPr>
              <w:pStyle w:val="228"/>
              <w:ind w:firstLine="0"/>
            </w:pPr>
            <w:r>
              <w:t>Н</w:t>
            </w:r>
            <w:r w:rsidR="002E33CD">
              <w:t xml:space="preserve">азвание </w:t>
            </w:r>
            <w:r>
              <w:t>процесса</w:t>
            </w:r>
            <w:r w:rsidR="002E33CD">
              <w:t xml:space="preserve"> обмена</w:t>
            </w:r>
            <w:r>
              <w:t xml:space="preserve"> </w:t>
            </w:r>
            <w:r w:rsidR="002E33CD">
              <w:t>имитатора с с</w:t>
            </w:r>
            <w:r w:rsidR="00D86A37" w:rsidRPr="00D86A37">
              <w:t>истем</w:t>
            </w:r>
            <w:r w:rsidR="002E33CD">
              <w:t>ой</w:t>
            </w:r>
          </w:p>
        </w:tc>
        <w:tc>
          <w:tcPr>
            <w:tcW w:w="1559" w:type="dxa"/>
            <w:tcBorders>
              <w:top w:val="single" w:sz="4" w:space="0" w:color="auto"/>
              <w:left w:val="single" w:sz="4" w:space="0" w:color="auto"/>
              <w:right w:val="single" w:sz="4" w:space="0" w:color="auto"/>
            </w:tcBorders>
          </w:tcPr>
          <w:p w14:paraId="32B21054" w14:textId="77777777" w:rsidR="00D86A37" w:rsidRPr="00D86A37" w:rsidRDefault="00D86A37" w:rsidP="002E33CD">
            <w:pPr>
              <w:pStyle w:val="228"/>
              <w:ind w:firstLine="0"/>
              <w:jc w:val="left"/>
            </w:pPr>
            <w:r w:rsidRPr="00D86A37">
              <w:t>Приоритет</w:t>
            </w:r>
          </w:p>
        </w:tc>
      </w:tr>
      <w:tr w:rsidR="00D86A37" w:rsidRPr="00D86A37" w14:paraId="78F04337" w14:textId="77777777" w:rsidTr="002E33CD">
        <w:trPr>
          <w:trHeight w:val="347"/>
        </w:trPr>
        <w:tc>
          <w:tcPr>
            <w:tcW w:w="3085" w:type="dxa"/>
            <w:tcBorders>
              <w:top w:val="single" w:sz="4" w:space="0" w:color="auto"/>
              <w:left w:val="single" w:sz="4" w:space="0" w:color="auto"/>
              <w:right w:val="single" w:sz="4" w:space="0" w:color="auto"/>
            </w:tcBorders>
          </w:tcPr>
          <w:p w14:paraId="6B71AD6E" w14:textId="77777777" w:rsidR="00D86A37" w:rsidRPr="00D86A37" w:rsidRDefault="00543063" w:rsidP="00860808">
            <w:pPr>
              <w:pStyle w:val="228"/>
              <w:ind w:firstLine="0"/>
              <w:jc w:val="left"/>
            </w:pPr>
            <w:r>
              <w:t>Метеорологическая система</w:t>
            </w:r>
          </w:p>
        </w:tc>
        <w:tc>
          <w:tcPr>
            <w:tcW w:w="1559" w:type="dxa"/>
            <w:tcBorders>
              <w:top w:val="single" w:sz="4" w:space="0" w:color="auto"/>
              <w:left w:val="single" w:sz="4" w:space="0" w:color="auto"/>
              <w:right w:val="single" w:sz="4" w:space="0" w:color="auto"/>
            </w:tcBorders>
          </w:tcPr>
          <w:p w14:paraId="03174249" w14:textId="77777777" w:rsidR="00D86A37" w:rsidRPr="00860808" w:rsidRDefault="00860808" w:rsidP="002E33CD">
            <w:pPr>
              <w:pStyle w:val="228"/>
              <w:ind w:hanging="87"/>
              <w:jc w:val="center"/>
            </w:pPr>
            <w:r>
              <w:t>33</w:t>
            </w:r>
          </w:p>
        </w:tc>
        <w:tc>
          <w:tcPr>
            <w:tcW w:w="2552" w:type="dxa"/>
            <w:tcBorders>
              <w:top w:val="single" w:sz="4" w:space="0" w:color="auto"/>
              <w:left w:val="single" w:sz="4" w:space="0" w:color="auto"/>
              <w:right w:val="single" w:sz="4" w:space="0" w:color="auto"/>
            </w:tcBorders>
          </w:tcPr>
          <w:p w14:paraId="2E569E99" w14:textId="77777777" w:rsidR="00D86A37" w:rsidRPr="00D86A37" w:rsidRDefault="002E33CD" w:rsidP="002E33CD">
            <w:pPr>
              <w:pStyle w:val="228"/>
              <w:ind w:firstLine="0"/>
            </w:pPr>
            <w:r>
              <w:t>Имитация метеорологической системы</w:t>
            </w:r>
          </w:p>
        </w:tc>
        <w:tc>
          <w:tcPr>
            <w:tcW w:w="1559" w:type="dxa"/>
            <w:tcBorders>
              <w:top w:val="single" w:sz="4" w:space="0" w:color="auto"/>
              <w:left w:val="single" w:sz="4" w:space="0" w:color="auto"/>
              <w:right w:val="single" w:sz="4" w:space="0" w:color="auto"/>
            </w:tcBorders>
          </w:tcPr>
          <w:p w14:paraId="4C0F1047" w14:textId="77777777" w:rsidR="00D86A37" w:rsidRPr="00543063" w:rsidRDefault="00543063" w:rsidP="002E33CD">
            <w:pPr>
              <w:pStyle w:val="228"/>
              <w:ind w:right="132" w:hanging="90"/>
              <w:jc w:val="center"/>
            </w:pPr>
            <w:r>
              <w:t>34</w:t>
            </w:r>
          </w:p>
        </w:tc>
      </w:tr>
      <w:tr w:rsidR="00D86A37" w:rsidRPr="00D86A37" w14:paraId="66B8C830" w14:textId="77777777" w:rsidTr="002E33CD">
        <w:trPr>
          <w:trHeight w:val="522"/>
        </w:trPr>
        <w:tc>
          <w:tcPr>
            <w:tcW w:w="3085" w:type="dxa"/>
            <w:tcBorders>
              <w:top w:val="single" w:sz="4" w:space="0" w:color="auto"/>
              <w:left w:val="single" w:sz="4" w:space="0" w:color="auto"/>
              <w:right w:val="single" w:sz="4" w:space="0" w:color="auto"/>
            </w:tcBorders>
          </w:tcPr>
          <w:p w14:paraId="344F8380" w14:textId="77777777" w:rsidR="00D86A37" w:rsidRPr="00D86A37" w:rsidRDefault="00543063" w:rsidP="00860808">
            <w:pPr>
              <w:pStyle w:val="228"/>
              <w:ind w:firstLine="0"/>
              <w:jc w:val="left"/>
            </w:pPr>
            <w:r>
              <w:t>Навигационная система</w:t>
            </w:r>
          </w:p>
        </w:tc>
        <w:tc>
          <w:tcPr>
            <w:tcW w:w="1559" w:type="dxa"/>
            <w:tcBorders>
              <w:top w:val="single" w:sz="4" w:space="0" w:color="auto"/>
              <w:left w:val="single" w:sz="4" w:space="0" w:color="auto"/>
              <w:right w:val="single" w:sz="4" w:space="0" w:color="auto"/>
            </w:tcBorders>
          </w:tcPr>
          <w:p w14:paraId="69749C57" w14:textId="77777777" w:rsidR="00D86A37" w:rsidRPr="00860808" w:rsidRDefault="00860808" w:rsidP="002E33CD">
            <w:pPr>
              <w:pStyle w:val="228"/>
              <w:ind w:hanging="87"/>
              <w:jc w:val="center"/>
            </w:pPr>
            <w:r>
              <w:t>41</w:t>
            </w:r>
          </w:p>
        </w:tc>
        <w:tc>
          <w:tcPr>
            <w:tcW w:w="2552" w:type="dxa"/>
            <w:tcBorders>
              <w:top w:val="single" w:sz="4" w:space="0" w:color="auto"/>
              <w:left w:val="single" w:sz="4" w:space="0" w:color="auto"/>
              <w:right w:val="single" w:sz="4" w:space="0" w:color="auto"/>
            </w:tcBorders>
          </w:tcPr>
          <w:p w14:paraId="399EA373" w14:textId="77777777" w:rsidR="00D86A37" w:rsidRPr="00D86A37" w:rsidRDefault="002E33CD" w:rsidP="002E33CD">
            <w:pPr>
              <w:pStyle w:val="228"/>
              <w:ind w:firstLine="0"/>
            </w:pPr>
            <w:r>
              <w:t>Имитация навигационной системы</w:t>
            </w:r>
          </w:p>
        </w:tc>
        <w:tc>
          <w:tcPr>
            <w:tcW w:w="1559" w:type="dxa"/>
            <w:tcBorders>
              <w:top w:val="single" w:sz="4" w:space="0" w:color="auto"/>
              <w:left w:val="single" w:sz="4" w:space="0" w:color="auto"/>
              <w:right w:val="single" w:sz="4" w:space="0" w:color="auto"/>
            </w:tcBorders>
          </w:tcPr>
          <w:p w14:paraId="15F1578F" w14:textId="77777777" w:rsidR="00D86A37" w:rsidRPr="00543063" w:rsidRDefault="00543063" w:rsidP="002E33CD">
            <w:pPr>
              <w:pStyle w:val="228"/>
              <w:ind w:right="132" w:hanging="90"/>
              <w:jc w:val="center"/>
            </w:pPr>
            <w:r>
              <w:t>42</w:t>
            </w:r>
          </w:p>
        </w:tc>
      </w:tr>
      <w:tr w:rsidR="00D86A37" w:rsidRPr="00D86A37" w14:paraId="468F7A3A" w14:textId="77777777" w:rsidTr="002E33CD">
        <w:trPr>
          <w:trHeight w:val="502"/>
        </w:trPr>
        <w:tc>
          <w:tcPr>
            <w:tcW w:w="3085" w:type="dxa"/>
            <w:tcBorders>
              <w:top w:val="single" w:sz="4" w:space="0" w:color="auto"/>
              <w:left w:val="single" w:sz="4" w:space="0" w:color="auto"/>
              <w:bottom w:val="single" w:sz="4" w:space="0" w:color="auto"/>
              <w:right w:val="single" w:sz="4" w:space="0" w:color="auto"/>
            </w:tcBorders>
          </w:tcPr>
          <w:p w14:paraId="59E4BEF7" w14:textId="77777777" w:rsidR="00D86A37" w:rsidRPr="00D86A37" w:rsidRDefault="00543063" w:rsidP="00860808">
            <w:pPr>
              <w:pStyle w:val="228"/>
              <w:ind w:firstLine="0"/>
              <w:jc w:val="left"/>
            </w:pPr>
            <w:r>
              <w:t>БИУС</w:t>
            </w:r>
          </w:p>
        </w:tc>
        <w:tc>
          <w:tcPr>
            <w:tcW w:w="1559" w:type="dxa"/>
            <w:tcBorders>
              <w:top w:val="single" w:sz="4" w:space="0" w:color="auto"/>
              <w:left w:val="single" w:sz="4" w:space="0" w:color="auto"/>
              <w:bottom w:val="single" w:sz="4" w:space="0" w:color="auto"/>
              <w:right w:val="single" w:sz="4" w:space="0" w:color="auto"/>
            </w:tcBorders>
          </w:tcPr>
          <w:p w14:paraId="377EE84A" w14:textId="77777777" w:rsidR="00D86A37" w:rsidRPr="00860808" w:rsidRDefault="00860808" w:rsidP="002E33CD">
            <w:pPr>
              <w:pStyle w:val="228"/>
              <w:ind w:hanging="87"/>
              <w:jc w:val="center"/>
            </w:pPr>
            <w:r>
              <w:t>37</w:t>
            </w:r>
          </w:p>
        </w:tc>
        <w:tc>
          <w:tcPr>
            <w:tcW w:w="2552" w:type="dxa"/>
            <w:tcBorders>
              <w:top w:val="single" w:sz="4" w:space="0" w:color="auto"/>
              <w:left w:val="single" w:sz="4" w:space="0" w:color="auto"/>
              <w:bottom w:val="single" w:sz="4" w:space="0" w:color="auto"/>
              <w:right w:val="single" w:sz="4" w:space="0" w:color="auto"/>
            </w:tcBorders>
          </w:tcPr>
          <w:p w14:paraId="1AA24191" w14:textId="77777777" w:rsidR="00D86A37" w:rsidRPr="00D86A37" w:rsidRDefault="002E33CD" w:rsidP="002E33CD">
            <w:pPr>
              <w:pStyle w:val="228"/>
              <w:ind w:firstLine="0"/>
            </w:pPr>
            <w:r>
              <w:t>Имитация «БИУС»</w:t>
            </w:r>
          </w:p>
        </w:tc>
        <w:tc>
          <w:tcPr>
            <w:tcW w:w="1559" w:type="dxa"/>
            <w:tcBorders>
              <w:top w:val="single" w:sz="4" w:space="0" w:color="auto"/>
              <w:left w:val="single" w:sz="4" w:space="0" w:color="auto"/>
              <w:bottom w:val="single" w:sz="4" w:space="0" w:color="auto"/>
              <w:right w:val="single" w:sz="4" w:space="0" w:color="auto"/>
            </w:tcBorders>
          </w:tcPr>
          <w:p w14:paraId="5DBA139E" w14:textId="77777777" w:rsidR="00D86A37" w:rsidRPr="00543063" w:rsidRDefault="00543063" w:rsidP="002E33CD">
            <w:pPr>
              <w:pStyle w:val="228"/>
              <w:ind w:right="132" w:hanging="90"/>
              <w:jc w:val="center"/>
            </w:pPr>
            <w:r>
              <w:t>38</w:t>
            </w:r>
          </w:p>
        </w:tc>
      </w:tr>
      <w:tr w:rsidR="00D86A37" w:rsidRPr="00D86A37" w14:paraId="2F79A082" w14:textId="77777777" w:rsidTr="00285CAA">
        <w:trPr>
          <w:trHeight w:val="311"/>
        </w:trPr>
        <w:tc>
          <w:tcPr>
            <w:tcW w:w="3085" w:type="dxa"/>
            <w:tcBorders>
              <w:top w:val="single" w:sz="4" w:space="0" w:color="auto"/>
              <w:left w:val="single" w:sz="4" w:space="0" w:color="auto"/>
              <w:right w:val="single" w:sz="4" w:space="0" w:color="auto"/>
            </w:tcBorders>
          </w:tcPr>
          <w:p w14:paraId="0950D725" w14:textId="77777777" w:rsidR="00D86A37" w:rsidRPr="00D86A37" w:rsidRDefault="00543063" w:rsidP="00860808">
            <w:pPr>
              <w:pStyle w:val="228"/>
              <w:ind w:firstLine="0"/>
              <w:jc w:val="left"/>
            </w:pPr>
            <w:r>
              <w:t>Система единого времени</w:t>
            </w:r>
          </w:p>
        </w:tc>
        <w:tc>
          <w:tcPr>
            <w:tcW w:w="1559" w:type="dxa"/>
            <w:tcBorders>
              <w:top w:val="single" w:sz="4" w:space="0" w:color="auto"/>
              <w:left w:val="single" w:sz="4" w:space="0" w:color="auto"/>
              <w:right w:val="single" w:sz="4" w:space="0" w:color="auto"/>
            </w:tcBorders>
          </w:tcPr>
          <w:p w14:paraId="7D5A5245" w14:textId="77777777" w:rsidR="00D86A37" w:rsidRPr="00860808" w:rsidRDefault="00860808" w:rsidP="002E33CD">
            <w:pPr>
              <w:pStyle w:val="228"/>
              <w:ind w:hanging="87"/>
              <w:jc w:val="center"/>
            </w:pPr>
            <w:r>
              <w:t>53</w:t>
            </w:r>
          </w:p>
        </w:tc>
        <w:tc>
          <w:tcPr>
            <w:tcW w:w="2552" w:type="dxa"/>
            <w:tcBorders>
              <w:top w:val="single" w:sz="4" w:space="0" w:color="auto"/>
              <w:left w:val="single" w:sz="4" w:space="0" w:color="auto"/>
              <w:right w:val="single" w:sz="4" w:space="0" w:color="auto"/>
            </w:tcBorders>
          </w:tcPr>
          <w:p w14:paraId="0D132B3D" w14:textId="77777777" w:rsidR="00D86A37" w:rsidRPr="00D86A37" w:rsidRDefault="002E33CD" w:rsidP="002E33CD">
            <w:pPr>
              <w:pStyle w:val="228"/>
              <w:ind w:firstLine="0"/>
            </w:pPr>
            <w:r>
              <w:t>Имитация системы единого времени</w:t>
            </w:r>
          </w:p>
        </w:tc>
        <w:tc>
          <w:tcPr>
            <w:tcW w:w="1559" w:type="dxa"/>
            <w:tcBorders>
              <w:top w:val="single" w:sz="4" w:space="0" w:color="auto"/>
              <w:left w:val="single" w:sz="4" w:space="0" w:color="auto"/>
              <w:right w:val="single" w:sz="4" w:space="0" w:color="auto"/>
            </w:tcBorders>
          </w:tcPr>
          <w:p w14:paraId="336E748A" w14:textId="77777777" w:rsidR="00D86A37" w:rsidRPr="00543063" w:rsidRDefault="00543063" w:rsidP="002E33CD">
            <w:pPr>
              <w:pStyle w:val="228"/>
              <w:ind w:right="132" w:hanging="90"/>
              <w:jc w:val="center"/>
            </w:pPr>
            <w:r>
              <w:t>54</w:t>
            </w:r>
          </w:p>
        </w:tc>
      </w:tr>
    </w:tbl>
    <w:p w14:paraId="680F74EA" w14:textId="77777777" w:rsidR="00303ADF" w:rsidRDefault="00D86A37" w:rsidP="00303ADF">
      <w:pPr>
        <w:pStyle w:val="228"/>
      </w:pPr>
      <w:r w:rsidRPr="009F34B0">
        <w:t xml:space="preserve">Данные, поступающие от имитатора, ПО СВС передает в функциональные задачи, которые их используют для </w:t>
      </w:r>
      <w:r w:rsidR="00563044">
        <w:t>своих алгоритмов.</w:t>
      </w:r>
      <w:r w:rsidR="009237B5">
        <w:t xml:space="preserve"> В</w:t>
      </w:r>
      <w:r w:rsidRPr="009F34B0">
        <w:t>ажным требование</w:t>
      </w:r>
      <w:r w:rsidR="00563044">
        <w:t>м</w:t>
      </w:r>
      <w:r w:rsidRPr="009F34B0">
        <w:t xml:space="preserve"> является формирование и передача имитатором информации, поступа</w:t>
      </w:r>
      <w:r w:rsidR="00563044">
        <w:t>ющей</w:t>
      </w:r>
      <w:r w:rsidRPr="009F34B0">
        <w:t xml:space="preserve"> от внешних систем в реальных условиях, в том числе и недостоверной. Для обеспечения </w:t>
      </w:r>
      <w:r w:rsidR="009237B5">
        <w:t xml:space="preserve">этого </w:t>
      </w:r>
      <w:r w:rsidRPr="009F34B0">
        <w:t>начальные данн</w:t>
      </w:r>
      <w:r>
        <w:t>ые от задач, имитирующих  внешние</w:t>
      </w:r>
      <w:r w:rsidRPr="009F34B0">
        <w:t xml:space="preserve"> системы</w:t>
      </w:r>
      <w:r w:rsidR="009237B5">
        <w:t>,</w:t>
      </w:r>
      <w:r w:rsidRPr="009F34B0">
        <w:t xml:space="preserve"> </w:t>
      </w:r>
      <w:r w:rsidR="009237B5">
        <w:t>записываются</w:t>
      </w:r>
      <w:r w:rsidRPr="009F34B0">
        <w:t xml:space="preserve"> в файлы перед запуском имитатора, и в процессе раб</w:t>
      </w:r>
      <w:r w:rsidR="00563044">
        <w:t>оты изменяются двумя способами:</w:t>
      </w:r>
    </w:p>
    <w:p w14:paraId="34051F1B" w14:textId="77777777" w:rsidR="00C83A43" w:rsidRDefault="00D86A37" w:rsidP="00050B1A">
      <w:pPr>
        <w:pStyle w:val="228"/>
        <w:numPr>
          <w:ilvl w:val="0"/>
          <w:numId w:val="7"/>
        </w:numPr>
        <w:ind w:hanging="11"/>
      </w:pPr>
      <w:r w:rsidRPr="00303ADF">
        <w:t>разовое обновление д</w:t>
      </w:r>
      <w:r w:rsidR="00563044" w:rsidRPr="00303ADF">
        <w:t>анных, перед запуском имитатора</w:t>
      </w:r>
    </w:p>
    <w:p w14:paraId="43873071" w14:textId="77777777" w:rsidR="00D86A37" w:rsidRPr="00303ADF" w:rsidRDefault="00D86A37" w:rsidP="00050B1A">
      <w:pPr>
        <w:pStyle w:val="228"/>
        <w:numPr>
          <w:ilvl w:val="0"/>
          <w:numId w:val="7"/>
        </w:numPr>
        <w:ind w:hanging="11"/>
      </w:pPr>
      <w:r w:rsidRPr="00303ADF">
        <w:t xml:space="preserve">обновление, на заданную величину, каждой из передаваемых величин, с некоторой установленной частотой. </w:t>
      </w:r>
    </w:p>
    <w:p w14:paraId="345A2C87" w14:textId="77777777" w:rsidR="00D86A37" w:rsidRPr="009F34B0" w:rsidRDefault="009237B5" w:rsidP="00303ADF">
      <w:pPr>
        <w:pStyle w:val="228"/>
      </w:pPr>
      <w:r>
        <w:t>С</w:t>
      </w:r>
      <w:r w:rsidR="00D86A37" w:rsidRPr="009F34B0">
        <w:t>чит</w:t>
      </w:r>
      <w:r>
        <w:t>анные</w:t>
      </w:r>
      <w:r w:rsidR="00D86A37" w:rsidRPr="009F34B0">
        <w:t xml:space="preserve"> данны</w:t>
      </w:r>
      <w:r>
        <w:t>е</w:t>
      </w:r>
      <w:r w:rsidR="00D86A37" w:rsidRPr="009F34B0">
        <w:t xml:space="preserve"> из файла </w:t>
      </w:r>
      <w:r>
        <w:t>п</w:t>
      </w:r>
      <w:r w:rsidR="00D86A37" w:rsidRPr="009F34B0">
        <w:t>ровер</w:t>
      </w:r>
      <w:r>
        <w:t>яется</w:t>
      </w:r>
      <w:r w:rsidR="00D86A37" w:rsidRPr="009F34B0">
        <w:t xml:space="preserve"> кажд</w:t>
      </w:r>
      <w:r>
        <w:t>ая</w:t>
      </w:r>
      <w:r w:rsidR="00D86A37" w:rsidRPr="009F34B0">
        <w:t xml:space="preserve"> величин</w:t>
      </w:r>
      <w:r>
        <w:t>а</w:t>
      </w:r>
      <w:r w:rsidR="00D86A37" w:rsidRPr="009F34B0">
        <w:t xml:space="preserve">, </w:t>
      </w:r>
      <w:r>
        <w:t>если она не попала в диапазон</w:t>
      </w:r>
      <w:r w:rsidR="00D86A37" w:rsidRPr="009F34B0">
        <w:t xml:space="preserve">, величина </w:t>
      </w:r>
      <w:r>
        <w:t>из</w:t>
      </w:r>
      <w:r w:rsidR="00D86A37" w:rsidRPr="009F34B0">
        <w:t xml:space="preserve">меняется </w:t>
      </w:r>
      <w:r>
        <w:t xml:space="preserve">на </w:t>
      </w:r>
      <w:r w:rsidR="00D86A37" w:rsidRPr="009F34B0">
        <w:t>значение по умолчанию.</w:t>
      </w:r>
    </w:p>
    <w:p w14:paraId="026B09D8" w14:textId="77777777" w:rsidR="00C83A43" w:rsidRDefault="00D86A37" w:rsidP="00303ADF">
      <w:pPr>
        <w:pStyle w:val="228"/>
      </w:pPr>
      <w:r w:rsidRPr="009F34B0">
        <w:lastRenderedPageBreak/>
        <w:t xml:space="preserve">Файлы с данными для внешних подсистем должны </w:t>
      </w:r>
      <w:r w:rsidR="00303ADF">
        <w:t>содержать следующую информацию:</w:t>
      </w:r>
    </w:p>
    <w:p w14:paraId="5F654BEE" w14:textId="77777777" w:rsidR="00C83A43" w:rsidRDefault="00303ADF" w:rsidP="00050B1A">
      <w:pPr>
        <w:pStyle w:val="228"/>
        <w:numPr>
          <w:ilvl w:val="0"/>
          <w:numId w:val="21"/>
        </w:numPr>
      </w:pPr>
      <w:r w:rsidRPr="00303ADF">
        <w:t>Начальная величина</w:t>
      </w:r>
    </w:p>
    <w:p w14:paraId="4C1EC699" w14:textId="77777777" w:rsidR="00C83A43" w:rsidRDefault="00D86A37" w:rsidP="00050B1A">
      <w:pPr>
        <w:pStyle w:val="228"/>
        <w:numPr>
          <w:ilvl w:val="0"/>
          <w:numId w:val="21"/>
        </w:numPr>
      </w:pPr>
      <w:r w:rsidRPr="00303ADF">
        <w:t>Значение, на ко</w:t>
      </w:r>
      <w:r w:rsidR="00303ADF" w:rsidRPr="00303ADF">
        <w:t>торое будет изменяться величина</w:t>
      </w:r>
    </w:p>
    <w:p w14:paraId="53B5C3F5" w14:textId="77777777" w:rsidR="00C83A43" w:rsidRDefault="00D86A37" w:rsidP="00050B1A">
      <w:pPr>
        <w:pStyle w:val="228"/>
        <w:numPr>
          <w:ilvl w:val="0"/>
          <w:numId w:val="21"/>
        </w:numPr>
      </w:pPr>
      <w:r w:rsidRPr="00303ADF">
        <w:t>Частота изменени</w:t>
      </w:r>
      <w:r w:rsidR="00303ADF" w:rsidRPr="00303ADF">
        <w:t>я величины</w:t>
      </w:r>
    </w:p>
    <w:p w14:paraId="7F2B68D0" w14:textId="77777777" w:rsidR="00D86A37" w:rsidRPr="00303ADF" w:rsidRDefault="00303ADF" w:rsidP="00050B1A">
      <w:pPr>
        <w:pStyle w:val="228"/>
        <w:numPr>
          <w:ilvl w:val="0"/>
          <w:numId w:val="21"/>
        </w:numPr>
      </w:pPr>
      <w:r w:rsidRPr="00303ADF">
        <w:t>Признак достоверности величины</w:t>
      </w:r>
    </w:p>
    <w:p w14:paraId="3F60F976" w14:textId="77777777" w:rsidR="00D86A37" w:rsidRPr="009F34B0" w:rsidRDefault="00303ADF" w:rsidP="00303ADF">
      <w:pPr>
        <w:pStyle w:val="228"/>
      </w:pPr>
      <w:r>
        <w:t>При</w:t>
      </w:r>
      <w:r w:rsidR="00D86A37" w:rsidRPr="009F34B0">
        <w:t xml:space="preserve"> передач</w:t>
      </w:r>
      <w:r>
        <w:t>е</w:t>
      </w:r>
      <w:r w:rsidR="00D86A37" w:rsidRPr="009F34B0">
        <w:t xml:space="preserve"> данных первым способом параметры 2 и 3 </w:t>
      </w:r>
      <w:r>
        <w:t>имеют значения</w:t>
      </w:r>
      <w:r w:rsidR="00D86A37" w:rsidRPr="009F34B0">
        <w:t xml:space="preserve"> </w:t>
      </w:r>
      <w:r>
        <w:t>«</w:t>
      </w:r>
      <w:r w:rsidR="00D86A37" w:rsidRPr="009F34B0">
        <w:t>0</w:t>
      </w:r>
      <w:r>
        <w:t>»</w:t>
      </w:r>
      <w:r w:rsidR="00D86A37" w:rsidRPr="009F34B0">
        <w:t xml:space="preserve">. </w:t>
      </w:r>
    </w:p>
    <w:p w14:paraId="064EEE20" w14:textId="77777777" w:rsidR="00D86A37" w:rsidRPr="009F34B0" w:rsidRDefault="00D86A37" w:rsidP="00303ADF">
      <w:pPr>
        <w:pStyle w:val="228"/>
      </w:pPr>
      <w:r w:rsidRPr="009F34B0">
        <w:t>При изменении данных в процессе работы имитатора, если величина достигает минимального</w:t>
      </w:r>
      <w:r w:rsidR="00303ADF">
        <w:t xml:space="preserve"> или </w:t>
      </w:r>
      <w:r w:rsidRPr="009F34B0">
        <w:t xml:space="preserve">максимального значения, то </w:t>
      </w:r>
      <w:r w:rsidR="00303ADF">
        <w:t>величина стан</w:t>
      </w:r>
      <w:r w:rsidR="00C83A43">
        <w:t>е</w:t>
      </w:r>
      <w:r w:rsidR="00303ADF">
        <w:t xml:space="preserve">т равна </w:t>
      </w:r>
      <w:r w:rsidRPr="009F34B0">
        <w:t>начал</w:t>
      </w:r>
      <w:r w:rsidR="00C83A43">
        <w:t>ьному</w:t>
      </w:r>
      <w:r w:rsidRPr="009F34B0">
        <w:t xml:space="preserve"> </w:t>
      </w:r>
      <w:r w:rsidR="00303ADF">
        <w:t>значению из файла</w:t>
      </w:r>
      <w:r w:rsidR="00C83A43">
        <w:t>. После этого</w:t>
      </w:r>
      <w:r w:rsidRPr="009F34B0">
        <w:t xml:space="preserve"> изменения величин повторяются с прежними параметрами. </w:t>
      </w:r>
    </w:p>
    <w:p w14:paraId="1D11F554" w14:textId="77CDDD4A" w:rsidR="00B358A8" w:rsidRPr="00776F10" w:rsidRDefault="00B358A8" w:rsidP="00202CFB">
      <w:pPr>
        <w:pStyle w:val="228"/>
      </w:pPr>
      <w:r>
        <w:t>З</w:t>
      </w:r>
      <w:r w:rsidR="00D86A37" w:rsidRPr="009F34B0">
        <w:t>адачи ЦВК ГАС используют</w:t>
      </w:r>
      <w:r>
        <w:t xml:space="preserve"> </w:t>
      </w:r>
      <w:r w:rsidR="00364271">
        <w:t>не всю информацию,</w:t>
      </w:r>
      <w:r>
        <w:t xml:space="preserve"> приходящую </w:t>
      </w:r>
      <w:r w:rsidR="00D86A37" w:rsidRPr="009F34B0">
        <w:t>от внешних систем, поэтому файлы с имитационной информацией, содержат значения только необходимых величин.</w:t>
      </w:r>
      <w:r>
        <w:t xml:space="preserve"> </w:t>
      </w:r>
    </w:p>
    <w:p w14:paraId="54FD57BA" w14:textId="77777777" w:rsidR="00202CFB" w:rsidRDefault="00202CFB" w:rsidP="00050B1A">
      <w:pPr>
        <w:pStyle w:val="1"/>
        <w:pageBreakBefore/>
        <w:numPr>
          <w:ilvl w:val="0"/>
          <w:numId w:val="4"/>
        </w:numPr>
        <w:spacing w:after="240" w:line="360" w:lineRule="auto"/>
      </w:pPr>
      <w:bookmarkStart w:id="24" w:name="_Toc166017163"/>
      <w:r>
        <w:lastRenderedPageBreak/>
        <w:t>Тестирование ПО</w:t>
      </w:r>
      <w:bookmarkEnd w:id="24"/>
    </w:p>
    <w:p w14:paraId="161B6DF6" w14:textId="77777777" w:rsidR="00153886" w:rsidRPr="00153886" w:rsidRDefault="00153886" w:rsidP="00153886">
      <w:pPr>
        <w:pStyle w:val="228"/>
      </w:pPr>
      <w:r w:rsidRPr="00153886">
        <w:t>Тестирование производится для проверки работоспособности ПО. В ходе тестирования решаются следующие задачи:</w:t>
      </w:r>
    </w:p>
    <w:p w14:paraId="355645B8" w14:textId="77777777" w:rsidR="00153886" w:rsidRDefault="00153886" w:rsidP="00050B1A">
      <w:pPr>
        <w:pStyle w:val="228"/>
        <w:numPr>
          <w:ilvl w:val="0"/>
          <w:numId w:val="22"/>
        </w:numPr>
      </w:pPr>
      <w:r>
        <w:t>Определение наличия ошибок</w:t>
      </w:r>
    </w:p>
    <w:p w14:paraId="49BD6508" w14:textId="77777777" w:rsidR="00153886" w:rsidRDefault="00153886" w:rsidP="00050B1A">
      <w:pPr>
        <w:pStyle w:val="228"/>
        <w:numPr>
          <w:ilvl w:val="0"/>
          <w:numId w:val="22"/>
        </w:numPr>
      </w:pPr>
      <w:r>
        <w:t>Диагностика и локализация ошибок</w:t>
      </w:r>
    </w:p>
    <w:p w14:paraId="01D9BECC" w14:textId="77777777" w:rsidR="00FB6B89" w:rsidRDefault="00153886" w:rsidP="00050B1A">
      <w:pPr>
        <w:pStyle w:val="228"/>
        <w:numPr>
          <w:ilvl w:val="0"/>
          <w:numId w:val="22"/>
        </w:numPr>
      </w:pPr>
      <w:r>
        <w:t>Устранение ошибок ПО</w:t>
      </w:r>
    </w:p>
    <w:p w14:paraId="19795840" w14:textId="77777777" w:rsidR="00FB6B89" w:rsidRPr="00556C68" w:rsidRDefault="00FB6B89" w:rsidP="00FB6B89">
      <w:pPr>
        <w:pStyle w:val="228"/>
      </w:pPr>
      <w:r w:rsidRPr="00556C68">
        <w:t xml:space="preserve">Тестирование включает в себя </w:t>
      </w:r>
      <w:r w:rsidR="00556C68">
        <w:t>следующие</w:t>
      </w:r>
      <w:r w:rsidRPr="00556C68">
        <w:t xml:space="preserve"> этап</w:t>
      </w:r>
      <w:r w:rsidR="00556C68">
        <w:t>ы</w:t>
      </w:r>
      <w:r w:rsidRPr="00556C68">
        <w:t>:</w:t>
      </w:r>
    </w:p>
    <w:p w14:paraId="5F3B554F" w14:textId="77777777" w:rsidR="00FB6B89" w:rsidRDefault="00FB6B89" w:rsidP="00050B1A">
      <w:pPr>
        <w:pStyle w:val="228"/>
        <w:numPr>
          <w:ilvl w:val="0"/>
          <w:numId w:val="23"/>
        </w:numPr>
      </w:pPr>
      <w:r>
        <w:t>Автономное тестирование ПО</w:t>
      </w:r>
    </w:p>
    <w:p w14:paraId="0244A22D" w14:textId="77777777" w:rsidR="00FB6B89" w:rsidRDefault="00FB6B89" w:rsidP="00050B1A">
      <w:pPr>
        <w:pStyle w:val="228"/>
        <w:numPr>
          <w:ilvl w:val="0"/>
          <w:numId w:val="23"/>
        </w:numPr>
      </w:pPr>
      <w:r>
        <w:t xml:space="preserve">Тестирование ПО </w:t>
      </w:r>
      <w:r w:rsidR="003B488D">
        <w:t>совместно с имитатором на одном и двух ВК</w:t>
      </w:r>
    </w:p>
    <w:p w14:paraId="1E0E5019" w14:textId="77777777" w:rsidR="00A632CF" w:rsidRPr="00FB6B89" w:rsidRDefault="00A632CF" w:rsidP="00050B1A">
      <w:pPr>
        <w:pStyle w:val="228"/>
        <w:numPr>
          <w:ilvl w:val="0"/>
          <w:numId w:val="23"/>
        </w:numPr>
      </w:pPr>
      <w:r>
        <w:t xml:space="preserve">Тестирование ПО с функциональными задачами ЦВК и </w:t>
      </w:r>
      <w:proofErr w:type="spellStart"/>
      <w:r>
        <w:t>СОРДиУ</w:t>
      </w:r>
      <w:proofErr w:type="spellEnd"/>
    </w:p>
    <w:p w14:paraId="262387F5" w14:textId="77777777" w:rsidR="00153886" w:rsidRDefault="00153886" w:rsidP="00153886">
      <w:pPr>
        <w:pStyle w:val="20"/>
      </w:pPr>
      <w:bookmarkStart w:id="25" w:name="_Toc166017164"/>
      <w:r>
        <w:t>5</w:t>
      </w:r>
      <w:r w:rsidRPr="007D0F40">
        <w:t>.1</w:t>
      </w:r>
      <w:r>
        <w:t>.</w:t>
      </w:r>
      <w:r w:rsidRPr="007D0F40">
        <w:t xml:space="preserve"> </w:t>
      </w:r>
      <w:r w:rsidR="007C3D07">
        <w:t>Автономное тестирование</w:t>
      </w:r>
      <w:bookmarkEnd w:id="25"/>
    </w:p>
    <w:p w14:paraId="3C238750" w14:textId="77777777" w:rsidR="00202CFB" w:rsidRDefault="009B476D" w:rsidP="00202CFB">
      <w:pPr>
        <w:pStyle w:val="228"/>
      </w:pPr>
      <w:r>
        <w:t xml:space="preserve">Первый этап заключается в индивидуальном тестировании ПО и имитатора. Этот этап проводится на одном компьютере </w:t>
      </w:r>
      <w:r w:rsidR="00BC7CBB">
        <w:t>с установленной ОС «Эльбрус-Д». На этом этапе осуществляется проверка архитектуры программного обеспечения, точность формирования и корректность преобразования данных.</w:t>
      </w:r>
    </w:p>
    <w:p w14:paraId="3A0AE294" w14:textId="77777777" w:rsidR="007C3D07" w:rsidRDefault="007C3D07" w:rsidP="007C3D07">
      <w:pPr>
        <w:pStyle w:val="20"/>
      </w:pPr>
      <w:bookmarkStart w:id="26" w:name="_Toc166017165"/>
      <w:r>
        <w:t>5</w:t>
      </w:r>
      <w:r w:rsidRPr="007D0F40">
        <w:t>.</w:t>
      </w:r>
      <w:r w:rsidR="002A3BF9">
        <w:t>2</w:t>
      </w:r>
      <w:r>
        <w:t>.</w:t>
      </w:r>
      <w:r w:rsidRPr="007D0F40">
        <w:t xml:space="preserve"> </w:t>
      </w:r>
      <w:r w:rsidR="00775146">
        <w:t>Тестирование ПО на одном</w:t>
      </w:r>
      <w:r w:rsidR="002A3BF9">
        <w:t xml:space="preserve"> и двух</w:t>
      </w:r>
      <w:r w:rsidR="00775146">
        <w:t xml:space="preserve"> </w:t>
      </w:r>
      <w:r w:rsidR="002A3BF9">
        <w:t>вычислительных комплексах</w:t>
      </w:r>
      <w:bookmarkEnd w:id="26"/>
    </w:p>
    <w:p w14:paraId="4EA30B6D" w14:textId="77777777" w:rsidR="007C3D07" w:rsidRDefault="00775146" w:rsidP="00202CFB">
      <w:pPr>
        <w:pStyle w:val="228"/>
      </w:pPr>
      <w:r>
        <w:t xml:space="preserve">Второй этап представляет собой совместную отладку ПО и имитатора на одном </w:t>
      </w:r>
      <w:r w:rsidR="00241F0E">
        <w:t xml:space="preserve">и двух </w:t>
      </w:r>
      <w:r>
        <w:t>вычислительном комплексе. На этом этапе происходит тестирование связи по каналам  обмена, проверка современности</w:t>
      </w:r>
      <w:r w:rsidR="00A72C28">
        <w:t xml:space="preserve"> передачи и приема данных, корректность </w:t>
      </w:r>
      <w:r w:rsidR="00BF6C02">
        <w:t>преобразования данных. Сначала производится тестирование каждой внешней системы и ее имитатора по отдельности, после чего проверяется совместная работа всех задач ПО СВС и имитатора. Хотя использование встроенного имитатора удобно на начальных этапах,</w:t>
      </w:r>
      <w:r>
        <w:t xml:space="preserve"> </w:t>
      </w:r>
      <w:r w:rsidR="00BF6C02">
        <w:t xml:space="preserve">его </w:t>
      </w:r>
      <w:r w:rsidR="00BF6C02">
        <w:lastRenderedPageBreak/>
        <w:t>применение при комплексной отладке может снизить производительность системы из-за использования общих ресурсов. Схема тестирования на одном приборе изображена на рисунке 16.</w:t>
      </w:r>
    </w:p>
    <w:p w14:paraId="5FFA2F42" w14:textId="77777777" w:rsidR="00BF6C02" w:rsidRDefault="002A3BF9" w:rsidP="002A3BF9">
      <w:pPr>
        <w:pStyle w:val="228"/>
        <w:ind w:firstLine="0"/>
        <w:jc w:val="center"/>
      </w:pPr>
      <w:r>
        <w:rPr>
          <w:noProof/>
        </w:rPr>
        <w:drawing>
          <wp:inline distT="0" distB="0" distL="0" distR="0" wp14:anchorId="6D49D99E" wp14:editId="452E6468">
            <wp:extent cx="5939790" cy="3332035"/>
            <wp:effectExtent l="0" t="0" r="3810" b="1905"/>
            <wp:docPr id="12" name="Рисунок 12" descr="C:\Users\F.bocharov\Desktop\Старая папка\НИР\Шедевры\на одном в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bocharov\Desktop\Старая папка\НИР\Шедевры\на одном в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332035"/>
                    </a:xfrm>
                    <a:prstGeom prst="rect">
                      <a:avLst/>
                    </a:prstGeom>
                    <a:noFill/>
                    <a:ln>
                      <a:noFill/>
                    </a:ln>
                  </pic:spPr>
                </pic:pic>
              </a:graphicData>
            </a:graphic>
          </wp:inline>
        </w:drawing>
      </w:r>
    </w:p>
    <w:p w14:paraId="1BF3EEF0" w14:textId="77777777" w:rsidR="00241F0E" w:rsidRDefault="002A3BF9" w:rsidP="00241F0E">
      <w:pPr>
        <w:pStyle w:val="228"/>
        <w:ind w:firstLine="0"/>
        <w:jc w:val="center"/>
      </w:pPr>
      <w:r>
        <w:t>Рисунок 16 – Схема тестирования на одном ВК</w:t>
      </w:r>
      <w:r w:rsidR="003B488D">
        <w:t>-27.07</w:t>
      </w:r>
    </w:p>
    <w:p w14:paraId="78223F9B" w14:textId="77777777" w:rsidR="00241F0E" w:rsidRDefault="00241F0E" w:rsidP="00241F0E">
      <w:pPr>
        <w:pStyle w:val="228"/>
      </w:pPr>
      <w:r>
        <w:t>Далее тестирование происходит на двух ВК-27.07. ПО СВС расположено на ВК-27.07.(1), ПО имитатора расположено на ВК-27.07(2). При переносе имитатора на внешний прибор осуществляется без изменения программного обеспечения.</w:t>
      </w:r>
      <w:r w:rsidR="003B488D">
        <w:t xml:space="preserve"> Схема тестирования на двух ВК-27.07 отображена на рисунке 17</w:t>
      </w:r>
    </w:p>
    <w:p w14:paraId="54EF1604" w14:textId="77777777" w:rsidR="003B488D" w:rsidRDefault="003B488D" w:rsidP="003B488D">
      <w:pPr>
        <w:pStyle w:val="228"/>
        <w:ind w:firstLine="0"/>
        <w:jc w:val="center"/>
      </w:pPr>
      <w:r>
        <w:rPr>
          <w:noProof/>
        </w:rPr>
        <w:lastRenderedPageBreak/>
        <w:drawing>
          <wp:inline distT="0" distB="0" distL="0" distR="0" wp14:anchorId="1FCEB3BD" wp14:editId="57D217D9">
            <wp:extent cx="5939790" cy="3332035"/>
            <wp:effectExtent l="0" t="0" r="3810" b="1905"/>
            <wp:docPr id="18" name="Рисунок 18" descr="C:\Users\F.bocharov\Desktop\Старая папка\НИР\Шедевры\на двух в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bocharov\Desktop\Старая папка\НИР\Шедевры\на двух в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332035"/>
                    </a:xfrm>
                    <a:prstGeom prst="rect">
                      <a:avLst/>
                    </a:prstGeom>
                    <a:noFill/>
                    <a:ln>
                      <a:noFill/>
                    </a:ln>
                  </pic:spPr>
                </pic:pic>
              </a:graphicData>
            </a:graphic>
          </wp:inline>
        </w:drawing>
      </w:r>
    </w:p>
    <w:p w14:paraId="732C8944" w14:textId="77777777" w:rsidR="003B488D" w:rsidRDefault="003B488D" w:rsidP="003B488D">
      <w:pPr>
        <w:pStyle w:val="228"/>
        <w:ind w:firstLine="0"/>
        <w:jc w:val="center"/>
      </w:pPr>
      <w:r>
        <w:t>Рисунок 17 – Схема тестирования на двух ВК-27.07</w:t>
      </w:r>
    </w:p>
    <w:p w14:paraId="0E9AF289" w14:textId="2A7FC910" w:rsidR="007C3D07" w:rsidRDefault="007C3D07" w:rsidP="007C3D07">
      <w:pPr>
        <w:pStyle w:val="20"/>
      </w:pPr>
      <w:bookmarkStart w:id="27" w:name="_Toc166017166"/>
      <w:r>
        <w:t>5</w:t>
      </w:r>
      <w:r w:rsidRPr="007D0F40">
        <w:t>.</w:t>
      </w:r>
      <w:r w:rsidR="002A3BF9">
        <w:t>3</w:t>
      </w:r>
      <w:r>
        <w:t>.</w:t>
      </w:r>
      <w:r w:rsidRPr="007D0F40">
        <w:t xml:space="preserve"> </w:t>
      </w:r>
      <w:r w:rsidR="002A3BF9">
        <w:t xml:space="preserve">Тестирование ПО </w:t>
      </w:r>
      <w:r w:rsidR="00505271">
        <w:t xml:space="preserve">на взаимодействие с задачами ЦВК ГАС и </w:t>
      </w:r>
      <w:proofErr w:type="spellStart"/>
      <w:r w:rsidR="00505271">
        <w:t>СОРДиУ</w:t>
      </w:r>
      <w:bookmarkEnd w:id="27"/>
      <w:proofErr w:type="spellEnd"/>
    </w:p>
    <w:p w14:paraId="69573CEC" w14:textId="77777777" w:rsidR="007C3D07" w:rsidRDefault="002A3BF9" w:rsidP="00202CFB">
      <w:pPr>
        <w:pStyle w:val="228"/>
      </w:pPr>
      <w:r>
        <w:t xml:space="preserve">Третий этап </w:t>
      </w:r>
      <w:r w:rsidR="003B488D">
        <w:t xml:space="preserve">включает в себя проверку взаимодействия ПО СВС с задачами ЦВК ГАС и </w:t>
      </w:r>
      <w:proofErr w:type="spellStart"/>
      <w:r w:rsidR="003B488D">
        <w:t>СОРДиУ</w:t>
      </w:r>
      <w:proofErr w:type="spellEnd"/>
      <w:r w:rsidR="003B488D">
        <w:t xml:space="preserve">. На этом этапе осуществляется </w:t>
      </w:r>
      <w:r w:rsidR="0083320A">
        <w:t>проверка передачи данных через систему обмена. Проверяется переключение режимов и каналов связи через отправку контрольных сообщений для получения дополнительной информации о состоянии сети. Все данные передаются через систему обмена в</w:t>
      </w:r>
      <w:r w:rsidR="00B24E4C">
        <w:t xml:space="preserve"> </w:t>
      </w:r>
      <w:proofErr w:type="spellStart"/>
      <w:r w:rsidR="00B24E4C">
        <w:t>СОРДиУ</w:t>
      </w:r>
      <w:proofErr w:type="spellEnd"/>
      <w:r w:rsidR="00B24E4C">
        <w:t>. Схема тестирования отображена на рисунке 18.</w:t>
      </w:r>
    </w:p>
    <w:p w14:paraId="52C90AB1" w14:textId="77777777" w:rsidR="00B24E4C" w:rsidRDefault="00B24E4C" w:rsidP="00B24E4C">
      <w:pPr>
        <w:pStyle w:val="228"/>
        <w:ind w:firstLine="0"/>
        <w:jc w:val="center"/>
      </w:pPr>
      <w:r>
        <w:rPr>
          <w:noProof/>
        </w:rPr>
        <w:lastRenderedPageBreak/>
        <w:drawing>
          <wp:inline distT="0" distB="0" distL="0" distR="0" wp14:anchorId="31E9D6E5" wp14:editId="72E5DAB7">
            <wp:extent cx="5939790" cy="2832368"/>
            <wp:effectExtent l="0" t="0" r="3810" b="6350"/>
            <wp:docPr id="22" name="Рисунок 22" descr="C:\Users\F.bocharov\Desktop\Старая папка\НИР\Шедевры\сорди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bocharov\Desktop\Старая папка\НИР\Шедевры\сордиу.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832368"/>
                    </a:xfrm>
                    <a:prstGeom prst="rect">
                      <a:avLst/>
                    </a:prstGeom>
                    <a:noFill/>
                    <a:ln>
                      <a:noFill/>
                    </a:ln>
                  </pic:spPr>
                </pic:pic>
              </a:graphicData>
            </a:graphic>
          </wp:inline>
        </w:drawing>
      </w:r>
    </w:p>
    <w:p w14:paraId="05AC03CB" w14:textId="77777777" w:rsidR="00B24E4C" w:rsidRDefault="00B24E4C" w:rsidP="00B24E4C">
      <w:pPr>
        <w:pStyle w:val="228"/>
        <w:ind w:firstLine="0"/>
        <w:jc w:val="center"/>
      </w:pPr>
      <w:r>
        <w:t>Рисунок 18 – Схема тестирования на двух ВК-27.07</w:t>
      </w:r>
    </w:p>
    <w:p w14:paraId="58D46F2C" w14:textId="423FED3F" w:rsidR="005A161A" w:rsidRPr="005A161A" w:rsidRDefault="007C3D07" w:rsidP="00132D15">
      <w:pPr>
        <w:pStyle w:val="20"/>
      </w:pPr>
      <w:bookmarkStart w:id="28" w:name="_Toc166017167"/>
      <w:r>
        <w:t>5</w:t>
      </w:r>
      <w:r w:rsidRPr="007D0F40">
        <w:t>.</w:t>
      </w:r>
      <w:r w:rsidR="003405FF">
        <w:t>4</w:t>
      </w:r>
      <w:r>
        <w:t>.</w:t>
      </w:r>
      <w:r w:rsidRPr="007D0F40">
        <w:t xml:space="preserve"> </w:t>
      </w:r>
      <w:r w:rsidR="00B24E4C">
        <w:t>Результаты тестирования</w:t>
      </w:r>
      <w:bookmarkEnd w:id="28"/>
    </w:p>
    <w:p w14:paraId="4188AD3B" w14:textId="483161B8" w:rsidR="003F2994" w:rsidRDefault="005D4926" w:rsidP="00132D15">
      <w:pPr>
        <w:pStyle w:val="228"/>
      </w:pPr>
      <w:r>
        <w:t xml:space="preserve">Целью тестирования на использование ресурсов системы являлось выявление неэффективного использования ресурсов и проверка корректности </w:t>
      </w:r>
      <w:r w:rsidR="003F2994">
        <w:t xml:space="preserve">освобождения ресурсов после завершения работы. Благодаря консольной команде </w:t>
      </w:r>
      <w:r w:rsidR="003F2994">
        <w:rPr>
          <w:i/>
          <w:iCs/>
          <w:lang w:val="en-US"/>
        </w:rPr>
        <w:t>top</w:t>
      </w:r>
      <w:r w:rsidR="003F2994" w:rsidRPr="003F2994">
        <w:rPr>
          <w:i/>
          <w:iCs/>
        </w:rPr>
        <w:t xml:space="preserve">, </w:t>
      </w:r>
      <w:r w:rsidR="003F2994">
        <w:t xml:space="preserve">была оценена нагрузка на центральный процессор (ЦП) для каждого процесса, как в отсутствие имитатора, так и при его активности, а также при взаимодействии ПО обмена с внешними системами. Данные о нагрузке </w:t>
      </w:r>
      <w:r w:rsidR="00132D15">
        <w:t>на ЦП отображены на таблице 10.</w:t>
      </w:r>
    </w:p>
    <w:p w14:paraId="027ED571" w14:textId="30297560" w:rsidR="003F2994" w:rsidRDefault="003F2994" w:rsidP="003F2994">
      <w:pPr>
        <w:pStyle w:val="228"/>
        <w:ind w:firstLine="0"/>
      </w:pPr>
      <w:r>
        <w:t xml:space="preserve">Таблица 10 </w:t>
      </w:r>
      <w:r w:rsidRPr="009919AE">
        <w:t>–</w:t>
      </w:r>
      <w:r>
        <w:t xml:space="preserve"> Нагрузка на ЦП</w:t>
      </w:r>
    </w:p>
    <w:tbl>
      <w:tblPr>
        <w:tblStyle w:val="af3"/>
        <w:tblW w:w="0" w:type="auto"/>
        <w:jc w:val="center"/>
        <w:tblLayout w:type="fixed"/>
        <w:tblLook w:val="04A0" w:firstRow="1" w:lastRow="0" w:firstColumn="1" w:lastColumn="0" w:noHBand="0" w:noVBand="1"/>
      </w:tblPr>
      <w:tblGrid>
        <w:gridCol w:w="2518"/>
        <w:gridCol w:w="1701"/>
        <w:gridCol w:w="1701"/>
        <w:gridCol w:w="2224"/>
        <w:gridCol w:w="1258"/>
      </w:tblGrid>
      <w:tr w:rsidR="009F079A" w14:paraId="3E0EE12F" w14:textId="32DA4F05" w:rsidTr="009F079A">
        <w:trPr>
          <w:trHeight w:val="1293"/>
          <w:jc w:val="center"/>
        </w:trPr>
        <w:tc>
          <w:tcPr>
            <w:tcW w:w="2518" w:type="dxa"/>
          </w:tcPr>
          <w:p w14:paraId="56CF04E0" w14:textId="77777777" w:rsidR="009F079A" w:rsidRDefault="009F079A" w:rsidP="00766DE7">
            <w:pPr>
              <w:pStyle w:val="228"/>
              <w:ind w:firstLine="0"/>
            </w:pPr>
            <w:r>
              <w:t>Название процесса обмена</w:t>
            </w:r>
          </w:p>
        </w:tc>
        <w:tc>
          <w:tcPr>
            <w:tcW w:w="1701" w:type="dxa"/>
          </w:tcPr>
          <w:p w14:paraId="5EFAE163" w14:textId="75D3BA97" w:rsidR="009F079A" w:rsidRDefault="009F079A" w:rsidP="009F079A">
            <w:pPr>
              <w:pStyle w:val="228"/>
              <w:ind w:right="-206" w:firstLine="0"/>
              <w:jc w:val="left"/>
            </w:pPr>
            <w:r>
              <w:t>Нагрузка ЦП без вкл. имитатора</w:t>
            </w:r>
          </w:p>
        </w:tc>
        <w:tc>
          <w:tcPr>
            <w:tcW w:w="1701" w:type="dxa"/>
          </w:tcPr>
          <w:p w14:paraId="59A585E7" w14:textId="7D395DEB" w:rsidR="009F079A" w:rsidRDefault="009F079A" w:rsidP="009F079A">
            <w:pPr>
              <w:pStyle w:val="228"/>
              <w:ind w:right="-206" w:firstLine="0"/>
              <w:jc w:val="left"/>
            </w:pPr>
            <w:r>
              <w:t>Нагрузка ЦП с вкл.  имитатором</w:t>
            </w:r>
          </w:p>
        </w:tc>
        <w:tc>
          <w:tcPr>
            <w:tcW w:w="2224" w:type="dxa"/>
          </w:tcPr>
          <w:p w14:paraId="4A901D23" w14:textId="1CD4F304" w:rsidR="009F079A" w:rsidRDefault="009F079A" w:rsidP="009F079A">
            <w:pPr>
              <w:pStyle w:val="228"/>
              <w:ind w:right="-108" w:firstLine="0"/>
              <w:jc w:val="center"/>
            </w:pPr>
            <w:r>
              <w:t>Нагрузка ЦП при взаимодействии с задачами ГАС</w:t>
            </w:r>
          </w:p>
        </w:tc>
        <w:tc>
          <w:tcPr>
            <w:tcW w:w="1258" w:type="dxa"/>
          </w:tcPr>
          <w:p w14:paraId="5E652A1E" w14:textId="77777777" w:rsidR="009F079A" w:rsidRDefault="009F079A" w:rsidP="009F079A">
            <w:pPr>
              <w:pStyle w:val="228"/>
              <w:ind w:firstLine="0"/>
              <w:jc w:val="center"/>
            </w:pPr>
            <w:r>
              <w:t>Макс.</w:t>
            </w:r>
          </w:p>
          <w:p w14:paraId="7C163DBE" w14:textId="7C6D3210" w:rsidR="009F079A" w:rsidRDefault="009F079A" w:rsidP="009F079A">
            <w:pPr>
              <w:pStyle w:val="228"/>
              <w:ind w:right="-86" w:firstLine="0"/>
              <w:jc w:val="center"/>
            </w:pPr>
            <w:r>
              <w:t>значение</w:t>
            </w:r>
          </w:p>
        </w:tc>
      </w:tr>
      <w:tr w:rsidR="009F079A" w14:paraId="573E8586" w14:textId="7C4B9470" w:rsidTr="009F079A">
        <w:trPr>
          <w:trHeight w:val="864"/>
          <w:jc w:val="center"/>
        </w:trPr>
        <w:tc>
          <w:tcPr>
            <w:tcW w:w="2518" w:type="dxa"/>
          </w:tcPr>
          <w:p w14:paraId="5BE1A1FD" w14:textId="6A0DBB67" w:rsidR="009F079A" w:rsidRDefault="009F079A" w:rsidP="009F079A">
            <w:pPr>
              <w:pStyle w:val="228"/>
              <w:ind w:right="-108" w:firstLine="0"/>
            </w:pPr>
            <w:r>
              <w:t>Метеорологическая система</w:t>
            </w:r>
          </w:p>
        </w:tc>
        <w:tc>
          <w:tcPr>
            <w:tcW w:w="1701" w:type="dxa"/>
          </w:tcPr>
          <w:p w14:paraId="7A103F8C" w14:textId="77777777" w:rsidR="009F079A" w:rsidRPr="00955E7E" w:rsidRDefault="009F079A" w:rsidP="00766DE7">
            <w:pPr>
              <w:pStyle w:val="228"/>
              <w:ind w:firstLine="0"/>
              <w:jc w:val="center"/>
            </w:pPr>
            <w:r w:rsidRPr="009F079A">
              <w:t xml:space="preserve">~ </w:t>
            </w:r>
            <w:r>
              <w:rPr>
                <w:lang w:val="en-US"/>
              </w:rPr>
              <w:t>0,0</w:t>
            </w:r>
            <w:r>
              <w:t>7 %</w:t>
            </w:r>
          </w:p>
        </w:tc>
        <w:tc>
          <w:tcPr>
            <w:tcW w:w="1701" w:type="dxa"/>
          </w:tcPr>
          <w:p w14:paraId="5C62D97D" w14:textId="77777777" w:rsidR="009F079A" w:rsidRDefault="009F079A" w:rsidP="00766DE7">
            <w:pPr>
              <w:pStyle w:val="228"/>
              <w:ind w:firstLine="0"/>
              <w:jc w:val="center"/>
            </w:pPr>
            <w:r>
              <w:rPr>
                <w:lang w:val="en-US"/>
              </w:rPr>
              <w:t>~ 0,</w:t>
            </w:r>
            <w:r>
              <w:t>6</w:t>
            </w:r>
            <w:r>
              <w:rPr>
                <w:lang w:val="en-US"/>
              </w:rPr>
              <w:t>7</w:t>
            </w:r>
            <w:r>
              <w:t xml:space="preserve"> %</w:t>
            </w:r>
          </w:p>
        </w:tc>
        <w:tc>
          <w:tcPr>
            <w:tcW w:w="2224" w:type="dxa"/>
          </w:tcPr>
          <w:p w14:paraId="32E600FE" w14:textId="1F4F3279" w:rsidR="009F079A" w:rsidRDefault="009F079A" w:rsidP="00766DE7">
            <w:pPr>
              <w:pStyle w:val="228"/>
              <w:ind w:firstLine="0"/>
              <w:jc w:val="center"/>
              <w:rPr>
                <w:lang w:val="en-US"/>
              </w:rPr>
            </w:pPr>
            <w:r>
              <w:rPr>
                <w:lang w:val="en-US"/>
              </w:rPr>
              <w:t xml:space="preserve">~ </w:t>
            </w:r>
            <w:r w:rsidR="003405FF">
              <w:t>1,</w:t>
            </w:r>
            <w:r>
              <w:t>35 %</w:t>
            </w:r>
          </w:p>
        </w:tc>
        <w:tc>
          <w:tcPr>
            <w:tcW w:w="1258" w:type="dxa"/>
          </w:tcPr>
          <w:p w14:paraId="7A8A749C" w14:textId="3C5018C2" w:rsidR="009F079A" w:rsidRPr="003405FF" w:rsidRDefault="003405FF" w:rsidP="00766DE7">
            <w:pPr>
              <w:pStyle w:val="228"/>
              <w:ind w:firstLine="0"/>
              <w:jc w:val="center"/>
              <w:rPr>
                <w:lang w:val="en-US"/>
              </w:rPr>
            </w:pPr>
            <w:r>
              <w:rPr>
                <w:lang w:val="en-US"/>
              </w:rPr>
              <w:t>&lt; 1,5%</w:t>
            </w:r>
          </w:p>
        </w:tc>
      </w:tr>
      <w:tr w:rsidR="009F079A" w14:paraId="4BBB0743" w14:textId="2CA8827A" w:rsidTr="009F079A">
        <w:trPr>
          <w:trHeight w:val="216"/>
          <w:jc w:val="center"/>
        </w:trPr>
        <w:tc>
          <w:tcPr>
            <w:tcW w:w="2518" w:type="dxa"/>
          </w:tcPr>
          <w:p w14:paraId="14953BDA" w14:textId="77777777" w:rsidR="009F079A" w:rsidRDefault="009F079A" w:rsidP="00766DE7">
            <w:pPr>
              <w:pStyle w:val="228"/>
              <w:ind w:firstLine="0"/>
            </w:pPr>
            <w:r>
              <w:t xml:space="preserve">Навигационная </w:t>
            </w:r>
            <w:r>
              <w:lastRenderedPageBreak/>
              <w:t>система</w:t>
            </w:r>
          </w:p>
        </w:tc>
        <w:tc>
          <w:tcPr>
            <w:tcW w:w="1701" w:type="dxa"/>
          </w:tcPr>
          <w:p w14:paraId="3C25C953" w14:textId="77777777" w:rsidR="009F079A" w:rsidRPr="00955E7E" w:rsidRDefault="009F079A" w:rsidP="00766DE7">
            <w:pPr>
              <w:pStyle w:val="228"/>
              <w:ind w:firstLine="0"/>
              <w:jc w:val="center"/>
            </w:pPr>
            <w:r>
              <w:rPr>
                <w:lang w:val="en-US"/>
              </w:rPr>
              <w:lastRenderedPageBreak/>
              <w:t>~ 0,</w:t>
            </w:r>
            <w:r>
              <w:t>1 %</w:t>
            </w:r>
          </w:p>
        </w:tc>
        <w:tc>
          <w:tcPr>
            <w:tcW w:w="1701" w:type="dxa"/>
          </w:tcPr>
          <w:p w14:paraId="10A958A9" w14:textId="77777777" w:rsidR="009F079A" w:rsidRDefault="009F079A" w:rsidP="00766DE7">
            <w:pPr>
              <w:pStyle w:val="228"/>
              <w:ind w:firstLine="0"/>
              <w:jc w:val="center"/>
            </w:pPr>
            <w:r>
              <w:rPr>
                <w:lang w:val="en-US"/>
              </w:rPr>
              <w:t>~ 0,</w:t>
            </w:r>
            <w:r>
              <w:t>89 %</w:t>
            </w:r>
          </w:p>
        </w:tc>
        <w:tc>
          <w:tcPr>
            <w:tcW w:w="2224" w:type="dxa"/>
          </w:tcPr>
          <w:p w14:paraId="4F55528B" w14:textId="6AA9C45D" w:rsidR="009F079A" w:rsidRDefault="009F079A" w:rsidP="00766DE7">
            <w:pPr>
              <w:pStyle w:val="228"/>
              <w:ind w:firstLine="0"/>
              <w:jc w:val="center"/>
              <w:rPr>
                <w:lang w:val="en-US"/>
              </w:rPr>
            </w:pPr>
            <w:r>
              <w:rPr>
                <w:lang w:val="en-US"/>
              </w:rPr>
              <w:t>~ 0,</w:t>
            </w:r>
            <w:r>
              <w:t>91 %</w:t>
            </w:r>
          </w:p>
        </w:tc>
        <w:tc>
          <w:tcPr>
            <w:tcW w:w="1258" w:type="dxa"/>
          </w:tcPr>
          <w:p w14:paraId="57A25B42" w14:textId="18C0E8A2" w:rsidR="009F079A" w:rsidRDefault="003405FF" w:rsidP="00766DE7">
            <w:pPr>
              <w:pStyle w:val="228"/>
              <w:ind w:firstLine="0"/>
              <w:jc w:val="center"/>
              <w:rPr>
                <w:lang w:val="en-US"/>
              </w:rPr>
            </w:pPr>
            <w:r>
              <w:rPr>
                <w:lang w:val="en-US"/>
              </w:rPr>
              <w:t>&lt; 1,3%</w:t>
            </w:r>
          </w:p>
        </w:tc>
      </w:tr>
      <w:tr w:rsidR="009F079A" w14:paraId="4A485515" w14:textId="0A93E41F" w:rsidTr="009F079A">
        <w:trPr>
          <w:jc w:val="center"/>
        </w:trPr>
        <w:tc>
          <w:tcPr>
            <w:tcW w:w="2518" w:type="dxa"/>
          </w:tcPr>
          <w:p w14:paraId="61127433" w14:textId="77777777" w:rsidR="009F079A" w:rsidRDefault="009F079A" w:rsidP="00766DE7">
            <w:pPr>
              <w:pStyle w:val="228"/>
              <w:ind w:firstLine="0"/>
            </w:pPr>
            <w:r>
              <w:t>Система единого времени</w:t>
            </w:r>
          </w:p>
        </w:tc>
        <w:tc>
          <w:tcPr>
            <w:tcW w:w="1701" w:type="dxa"/>
          </w:tcPr>
          <w:p w14:paraId="1C00A0B8" w14:textId="77777777" w:rsidR="009F079A" w:rsidRPr="00955E7E" w:rsidRDefault="009F079A" w:rsidP="00766DE7">
            <w:pPr>
              <w:pStyle w:val="228"/>
              <w:ind w:firstLine="0"/>
              <w:jc w:val="center"/>
            </w:pPr>
            <w:r>
              <w:rPr>
                <w:lang w:val="en-US"/>
              </w:rPr>
              <w:t>~ 0,0</w:t>
            </w:r>
            <w:r>
              <w:t>2 %</w:t>
            </w:r>
          </w:p>
        </w:tc>
        <w:tc>
          <w:tcPr>
            <w:tcW w:w="1701" w:type="dxa"/>
          </w:tcPr>
          <w:p w14:paraId="5F2284AA" w14:textId="77777777" w:rsidR="009F079A" w:rsidRDefault="009F079A" w:rsidP="00766DE7">
            <w:pPr>
              <w:pStyle w:val="228"/>
              <w:ind w:firstLine="0"/>
              <w:jc w:val="center"/>
            </w:pPr>
            <w:r>
              <w:rPr>
                <w:lang w:val="en-US"/>
              </w:rPr>
              <w:t>~ 0,</w:t>
            </w:r>
            <w:r>
              <w:t>34 %</w:t>
            </w:r>
          </w:p>
        </w:tc>
        <w:tc>
          <w:tcPr>
            <w:tcW w:w="2224" w:type="dxa"/>
          </w:tcPr>
          <w:p w14:paraId="6D241C3B" w14:textId="0B29D406" w:rsidR="009F079A" w:rsidRDefault="009F079A" w:rsidP="00766DE7">
            <w:pPr>
              <w:pStyle w:val="228"/>
              <w:ind w:firstLine="0"/>
              <w:jc w:val="center"/>
              <w:rPr>
                <w:lang w:val="en-US"/>
              </w:rPr>
            </w:pPr>
            <w:r>
              <w:rPr>
                <w:lang w:val="en-US"/>
              </w:rPr>
              <w:t>~ 0,</w:t>
            </w:r>
            <w:r>
              <w:t>4</w:t>
            </w:r>
            <w:r>
              <w:rPr>
                <w:lang w:val="en-US"/>
              </w:rPr>
              <w:t>7</w:t>
            </w:r>
            <w:r>
              <w:t xml:space="preserve"> %</w:t>
            </w:r>
          </w:p>
        </w:tc>
        <w:tc>
          <w:tcPr>
            <w:tcW w:w="1258" w:type="dxa"/>
          </w:tcPr>
          <w:p w14:paraId="66A33760" w14:textId="1CA03C0E" w:rsidR="009F079A" w:rsidRDefault="003405FF" w:rsidP="00766DE7">
            <w:pPr>
              <w:pStyle w:val="228"/>
              <w:ind w:firstLine="0"/>
              <w:jc w:val="center"/>
              <w:rPr>
                <w:lang w:val="en-US"/>
              </w:rPr>
            </w:pPr>
            <w:r>
              <w:rPr>
                <w:lang w:val="en-US"/>
              </w:rPr>
              <w:t>&lt; 1%</w:t>
            </w:r>
          </w:p>
        </w:tc>
      </w:tr>
      <w:tr w:rsidR="009F079A" w14:paraId="1ADCC008" w14:textId="1E904DF8" w:rsidTr="009F079A">
        <w:trPr>
          <w:trHeight w:val="165"/>
          <w:jc w:val="center"/>
        </w:trPr>
        <w:tc>
          <w:tcPr>
            <w:tcW w:w="2518" w:type="dxa"/>
          </w:tcPr>
          <w:p w14:paraId="53F4F2F9" w14:textId="77777777" w:rsidR="009F079A" w:rsidRDefault="009F079A" w:rsidP="00766DE7">
            <w:pPr>
              <w:pStyle w:val="228"/>
              <w:ind w:firstLine="0"/>
            </w:pPr>
            <w:r>
              <w:t>БИУС</w:t>
            </w:r>
          </w:p>
        </w:tc>
        <w:tc>
          <w:tcPr>
            <w:tcW w:w="1701" w:type="dxa"/>
          </w:tcPr>
          <w:p w14:paraId="771A2D52" w14:textId="77777777" w:rsidR="009F079A" w:rsidRPr="00955E7E" w:rsidRDefault="009F079A" w:rsidP="00766DE7">
            <w:pPr>
              <w:pStyle w:val="228"/>
              <w:ind w:firstLine="0"/>
              <w:jc w:val="center"/>
            </w:pPr>
            <w:r>
              <w:rPr>
                <w:lang w:val="en-US"/>
              </w:rPr>
              <w:t>~ 0,</w:t>
            </w:r>
            <w:r>
              <w:t>2 %</w:t>
            </w:r>
          </w:p>
        </w:tc>
        <w:tc>
          <w:tcPr>
            <w:tcW w:w="1701" w:type="dxa"/>
          </w:tcPr>
          <w:p w14:paraId="42498E16" w14:textId="77777777" w:rsidR="009F079A" w:rsidRDefault="009F079A" w:rsidP="00766DE7">
            <w:pPr>
              <w:pStyle w:val="228"/>
              <w:ind w:firstLine="0"/>
              <w:jc w:val="center"/>
            </w:pPr>
            <w:r>
              <w:rPr>
                <w:lang w:val="en-US"/>
              </w:rPr>
              <w:t xml:space="preserve">~ </w:t>
            </w:r>
            <w:r>
              <w:t>2</w:t>
            </w:r>
            <w:r>
              <w:rPr>
                <w:lang w:val="en-US"/>
              </w:rPr>
              <w:t>,</w:t>
            </w:r>
            <w:r>
              <w:t>55 %</w:t>
            </w:r>
          </w:p>
        </w:tc>
        <w:tc>
          <w:tcPr>
            <w:tcW w:w="2224" w:type="dxa"/>
          </w:tcPr>
          <w:p w14:paraId="69052F96" w14:textId="12E50E16" w:rsidR="009F079A" w:rsidRDefault="009F079A" w:rsidP="00766DE7">
            <w:pPr>
              <w:pStyle w:val="228"/>
              <w:ind w:firstLine="0"/>
              <w:jc w:val="center"/>
              <w:rPr>
                <w:lang w:val="en-US"/>
              </w:rPr>
            </w:pPr>
            <w:r>
              <w:rPr>
                <w:lang w:val="en-US"/>
              </w:rPr>
              <w:t xml:space="preserve">~ </w:t>
            </w:r>
            <w:r>
              <w:t>3,33 %</w:t>
            </w:r>
          </w:p>
        </w:tc>
        <w:tc>
          <w:tcPr>
            <w:tcW w:w="1258" w:type="dxa"/>
          </w:tcPr>
          <w:p w14:paraId="210BF2BF" w14:textId="4DECE1B0" w:rsidR="009F079A" w:rsidRDefault="003405FF" w:rsidP="00766DE7">
            <w:pPr>
              <w:pStyle w:val="228"/>
              <w:ind w:firstLine="0"/>
              <w:jc w:val="center"/>
              <w:rPr>
                <w:lang w:val="en-US"/>
              </w:rPr>
            </w:pPr>
            <w:r>
              <w:rPr>
                <w:lang w:val="en-US"/>
              </w:rPr>
              <w:t>&lt; 4,5%</w:t>
            </w:r>
          </w:p>
        </w:tc>
      </w:tr>
    </w:tbl>
    <w:p w14:paraId="6147A4F6" w14:textId="77777777" w:rsidR="003F2994" w:rsidRPr="005A161A" w:rsidRDefault="003F2994" w:rsidP="005A161A">
      <w:pPr>
        <w:pStyle w:val="228"/>
      </w:pPr>
    </w:p>
    <w:p w14:paraId="2298F73A" w14:textId="77777777" w:rsidR="003F2994" w:rsidRDefault="005A161A" w:rsidP="005A161A">
      <w:pPr>
        <w:pStyle w:val="228"/>
      </w:pPr>
      <w:r w:rsidRPr="005A161A">
        <w:t xml:space="preserve">Тестирование выполнения функциональных требований проводилось в три этапа: </w:t>
      </w:r>
    </w:p>
    <w:p w14:paraId="641F54E2" w14:textId="1D923FC6" w:rsidR="00245EBA" w:rsidRDefault="003405FF" w:rsidP="003F2994">
      <w:pPr>
        <w:pStyle w:val="228"/>
        <w:numPr>
          <w:ilvl w:val="0"/>
          <w:numId w:val="28"/>
        </w:numPr>
      </w:pPr>
      <w:r w:rsidRPr="005A161A">
        <w:t>А</w:t>
      </w:r>
      <w:r w:rsidR="005A161A" w:rsidRPr="005A161A">
        <w:t>втономное</w:t>
      </w:r>
      <w:r>
        <w:rPr>
          <w:lang w:val="en-US"/>
        </w:rPr>
        <w:t xml:space="preserve"> </w:t>
      </w:r>
      <w:r>
        <w:t>тестирование</w:t>
      </w:r>
      <w:r w:rsidR="005A161A" w:rsidRPr="005A161A">
        <w:t xml:space="preserve"> </w:t>
      </w:r>
      <w:r w:rsidR="00245EBA">
        <w:t>на ПК</w:t>
      </w:r>
    </w:p>
    <w:p w14:paraId="38D20F0F" w14:textId="7901F2A2" w:rsidR="005A161A" w:rsidRDefault="003405FF" w:rsidP="003F2994">
      <w:pPr>
        <w:pStyle w:val="228"/>
        <w:numPr>
          <w:ilvl w:val="0"/>
          <w:numId w:val="28"/>
        </w:numPr>
      </w:pPr>
      <w:r>
        <w:t xml:space="preserve">Тестирование </w:t>
      </w:r>
      <w:r w:rsidR="00245EBA">
        <w:t>на двух и одном ВК-27.07</w:t>
      </w:r>
    </w:p>
    <w:p w14:paraId="2E401871" w14:textId="4E971805" w:rsidR="00245EBA" w:rsidRPr="005A161A" w:rsidRDefault="003405FF" w:rsidP="003F2994">
      <w:pPr>
        <w:pStyle w:val="228"/>
        <w:numPr>
          <w:ilvl w:val="0"/>
          <w:numId w:val="28"/>
        </w:numPr>
      </w:pPr>
      <w:r>
        <w:t xml:space="preserve">Тестирование </w:t>
      </w:r>
      <w:r w:rsidR="00245EBA">
        <w:t>с задачами ЦВК ГАС</w:t>
      </w:r>
    </w:p>
    <w:p w14:paraId="6D98889D" w14:textId="6301C79E" w:rsidR="005A161A" w:rsidRDefault="005A161A" w:rsidP="004F7BF1">
      <w:pPr>
        <w:pStyle w:val="228"/>
      </w:pPr>
      <w:r w:rsidRPr="005A161A">
        <w:t xml:space="preserve">При </w:t>
      </w:r>
      <w:r w:rsidR="003405FF">
        <w:t>автономном</w:t>
      </w:r>
      <w:r w:rsidR="004F7BF1">
        <w:t xml:space="preserve"> </w:t>
      </w:r>
      <w:r w:rsidRPr="005A161A">
        <w:t>тестировании</w:t>
      </w:r>
      <w:r w:rsidR="003405FF">
        <w:t xml:space="preserve"> и тестировании на одном и двух ВК-27.07</w:t>
      </w:r>
      <w:r w:rsidR="00245EBA">
        <w:t xml:space="preserve"> на </w:t>
      </w:r>
      <w:r w:rsidR="004F7BF1">
        <w:t>ЦВК</w:t>
      </w:r>
      <w:r w:rsidR="00245EBA">
        <w:t xml:space="preserve"> с ОС «Эльбрус-Д» </w:t>
      </w:r>
      <w:r w:rsidR="003405FF">
        <w:t>использовался</w:t>
      </w:r>
      <w:r w:rsidRPr="005A161A">
        <w:t xml:space="preserve"> имитатор </w:t>
      </w:r>
      <w:r w:rsidR="00245EBA">
        <w:t>различных данных для метеорологической системы, навигационной системы, системы единого времени, системы «БИУС»</w:t>
      </w:r>
      <w:r w:rsidRPr="005A161A">
        <w:t xml:space="preserve">. </w:t>
      </w:r>
      <w:r w:rsidR="003405FF">
        <w:t>При комплексном тестировании</w:t>
      </w:r>
      <w:r w:rsidR="00245EBA">
        <w:t xml:space="preserve"> данные</w:t>
      </w:r>
      <w:r w:rsidRPr="005A161A">
        <w:t xml:space="preserve"> вводились вручную, используя управление </w:t>
      </w:r>
      <w:proofErr w:type="spellStart"/>
      <w:r w:rsidRPr="005A161A">
        <w:t>СОРДиУ</w:t>
      </w:r>
      <w:proofErr w:type="spellEnd"/>
      <w:r w:rsidRPr="005A161A">
        <w:t>. Тестировался каждый модуль разработанного пакета прикладных программ</w:t>
      </w:r>
      <w:r w:rsidR="00245EBA">
        <w:t>, отображено на таблице Н.</w:t>
      </w:r>
    </w:p>
    <w:p w14:paraId="63761145" w14:textId="68219700" w:rsidR="00245EBA" w:rsidRPr="005A161A" w:rsidRDefault="00245EBA" w:rsidP="00245EBA">
      <w:pPr>
        <w:pStyle w:val="228"/>
        <w:ind w:firstLine="0"/>
      </w:pPr>
      <w:r>
        <w:t>Таблица Н – тестирование модулей</w:t>
      </w:r>
    </w:p>
    <w:tbl>
      <w:tblPr>
        <w:tblStyle w:val="af3"/>
        <w:tblW w:w="0" w:type="auto"/>
        <w:jc w:val="center"/>
        <w:tblLook w:val="04A0" w:firstRow="1" w:lastRow="0" w:firstColumn="1" w:lastColumn="0" w:noHBand="0" w:noVBand="1"/>
      </w:tblPr>
      <w:tblGrid>
        <w:gridCol w:w="1342"/>
        <w:gridCol w:w="3686"/>
        <w:gridCol w:w="1617"/>
        <w:gridCol w:w="2240"/>
      </w:tblGrid>
      <w:tr w:rsidR="004F7BF1" w14:paraId="48EECDE0" w14:textId="77777777" w:rsidTr="00D254ED">
        <w:trPr>
          <w:jc w:val="center"/>
        </w:trPr>
        <w:tc>
          <w:tcPr>
            <w:tcW w:w="1342" w:type="dxa"/>
          </w:tcPr>
          <w:p w14:paraId="266F5087" w14:textId="1BA6B9BF" w:rsidR="004F7BF1" w:rsidRDefault="004F7BF1" w:rsidP="005A161A">
            <w:pPr>
              <w:pStyle w:val="228"/>
              <w:ind w:firstLine="0"/>
            </w:pPr>
            <w:r>
              <w:t>Название модуля</w:t>
            </w:r>
          </w:p>
        </w:tc>
        <w:tc>
          <w:tcPr>
            <w:tcW w:w="3686" w:type="dxa"/>
          </w:tcPr>
          <w:p w14:paraId="17710E7B" w14:textId="3BB01A2C" w:rsidR="004F7BF1" w:rsidRDefault="004F7BF1" w:rsidP="005A161A">
            <w:pPr>
              <w:pStyle w:val="228"/>
              <w:ind w:firstLine="0"/>
            </w:pPr>
            <w:r>
              <w:t>Описание модуля</w:t>
            </w:r>
          </w:p>
        </w:tc>
        <w:tc>
          <w:tcPr>
            <w:tcW w:w="1617" w:type="dxa"/>
          </w:tcPr>
          <w:p w14:paraId="67454A71" w14:textId="61782D21" w:rsidR="004F7BF1" w:rsidRDefault="004F7BF1" w:rsidP="005A161A">
            <w:pPr>
              <w:pStyle w:val="228"/>
              <w:ind w:firstLine="0"/>
            </w:pPr>
            <w:r>
              <w:t>Количество тестов</w:t>
            </w:r>
          </w:p>
        </w:tc>
        <w:tc>
          <w:tcPr>
            <w:tcW w:w="2240" w:type="dxa"/>
          </w:tcPr>
          <w:p w14:paraId="6845AF02" w14:textId="1DE7AF87" w:rsidR="004F7BF1" w:rsidRDefault="004F7BF1" w:rsidP="00D254ED">
            <w:pPr>
              <w:pStyle w:val="228"/>
              <w:ind w:right="-61" w:firstLine="0"/>
            </w:pPr>
            <w:r>
              <w:t>Количество успешных тестов</w:t>
            </w:r>
          </w:p>
        </w:tc>
      </w:tr>
      <w:tr w:rsidR="004F7BF1" w14:paraId="0B44FCB3" w14:textId="77777777" w:rsidTr="00D254ED">
        <w:trPr>
          <w:jc w:val="center"/>
        </w:trPr>
        <w:tc>
          <w:tcPr>
            <w:tcW w:w="1342" w:type="dxa"/>
          </w:tcPr>
          <w:p w14:paraId="0C5CED35" w14:textId="58DB8CB2" w:rsidR="004F7BF1" w:rsidRPr="00D217E5" w:rsidRDefault="004F7BF1" w:rsidP="005A161A">
            <w:pPr>
              <w:pStyle w:val="228"/>
              <w:ind w:firstLine="0"/>
              <w:rPr>
                <w:lang w:val="en-US"/>
              </w:rPr>
            </w:pPr>
            <w:r>
              <w:rPr>
                <w:lang w:val="en-US"/>
              </w:rPr>
              <w:t>NAV_S</w:t>
            </w:r>
          </w:p>
        </w:tc>
        <w:tc>
          <w:tcPr>
            <w:tcW w:w="3686" w:type="dxa"/>
          </w:tcPr>
          <w:p w14:paraId="6404D422" w14:textId="7EE18F23" w:rsidR="004F7BF1" w:rsidRDefault="004F7BF1" w:rsidP="005A161A">
            <w:pPr>
              <w:pStyle w:val="228"/>
              <w:ind w:firstLine="0"/>
            </w:pPr>
            <w:r>
              <w:t>Навигационная система</w:t>
            </w:r>
          </w:p>
        </w:tc>
        <w:tc>
          <w:tcPr>
            <w:tcW w:w="1617" w:type="dxa"/>
          </w:tcPr>
          <w:p w14:paraId="284AF9F0" w14:textId="52378FF3" w:rsidR="004F7BF1" w:rsidRDefault="004F7BF1" w:rsidP="004F7BF1">
            <w:pPr>
              <w:pStyle w:val="228"/>
              <w:ind w:firstLine="0"/>
              <w:jc w:val="center"/>
            </w:pPr>
            <w:r>
              <w:t>16</w:t>
            </w:r>
          </w:p>
        </w:tc>
        <w:tc>
          <w:tcPr>
            <w:tcW w:w="2240" w:type="dxa"/>
          </w:tcPr>
          <w:p w14:paraId="5F634101" w14:textId="12046BC2" w:rsidR="004F7BF1" w:rsidRDefault="004F7BF1" w:rsidP="004F7BF1">
            <w:pPr>
              <w:pStyle w:val="228"/>
              <w:ind w:firstLine="0"/>
              <w:jc w:val="center"/>
            </w:pPr>
            <w:r>
              <w:t>16</w:t>
            </w:r>
          </w:p>
        </w:tc>
      </w:tr>
      <w:tr w:rsidR="004F7BF1" w14:paraId="1713B8AB" w14:textId="77777777" w:rsidTr="00D254ED">
        <w:trPr>
          <w:jc w:val="center"/>
        </w:trPr>
        <w:tc>
          <w:tcPr>
            <w:tcW w:w="1342" w:type="dxa"/>
          </w:tcPr>
          <w:p w14:paraId="709F144C" w14:textId="4EFAA176" w:rsidR="004F7BF1" w:rsidRPr="00D217E5" w:rsidRDefault="004F7BF1" w:rsidP="005A161A">
            <w:pPr>
              <w:pStyle w:val="228"/>
              <w:ind w:firstLine="0"/>
              <w:rPr>
                <w:lang w:val="en-US"/>
              </w:rPr>
            </w:pPr>
            <w:r>
              <w:rPr>
                <w:lang w:val="en-US"/>
              </w:rPr>
              <w:t>MET_S</w:t>
            </w:r>
          </w:p>
        </w:tc>
        <w:tc>
          <w:tcPr>
            <w:tcW w:w="3686" w:type="dxa"/>
          </w:tcPr>
          <w:p w14:paraId="21DAAD6F" w14:textId="7B19429A" w:rsidR="004F7BF1" w:rsidRDefault="004F7BF1" w:rsidP="005A161A">
            <w:pPr>
              <w:pStyle w:val="228"/>
              <w:ind w:firstLine="0"/>
            </w:pPr>
            <w:r>
              <w:t>Метеорологическая система</w:t>
            </w:r>
          </w:p>
        </w:tc>
        <w:tc>
          <w:tcPr>
            <w:tcW w:w="1617" w:type="dxa"/>
          </w:tcPr>
          <w:p w14:paraId="5D3C3EAF" w14:textId="2B434ED7" w:rsidR="004F7BF1" w:rsidRDefault="004F7BF1" w:rsidP="004F7BF1">
            <w:pPr>
              <w:pStyle w:val="228"/>
              <w:ind w:firstLine="0"/>
              <w:jc w:val="center"/>
            </w:pPr>
            <w:r>
              <w:t>12</w:t>
            </w:r>
          </w:p>
        </w:tc>
        <w:tc>
          <w:tcPr>
            <w:tcW w:w="2240" w:type="dxa"/>
          </w:tcPr>
          <w:p w14:paraId="6B3DA4BA" w14:textId="14EE715E" w:rsidR="004F7BF1" w:rsidRDefault="004F7BF1" w:rsidP="004F7BF1">
            <w:pPr>
              <w:pStyle w:val="228"/>
              <w:ind w:firstLine="0"/>
              <w:jc w:val="center"/>
            </w:pPr>
            <w:r>
              <w:t>11</w:t>
            </w:r>
          </w:p>
        </w:tc>
      </w:tr>
      <w:tr w:rsidR="004F7BF1" w14:paraId="5EF3FBB7" w14:textId="77777777" w:rsidTr="00D254ED">
        <w:trPr>
          <w:jc w:val="center"/>
        </w:trPr>
        <w:tc>
          <w:tcPr>
            <w:tcW w:w="1342" w:type="dxa"/>
          </w:tcPr>
          <w:p w14:paraId="6AA03928" w14:textId="4F0820D2" w:rsidR="004F7BF1" w:rsidRPr="00D217E5" w:rsidRDefault="004F7BF1" w:rsidP="005A161A">
            <w:pPr>
              <w:pStyle w:val="228"/>
              <w:ind w:firstLine="0"/>
              <w:rPr>
                <w:lang w:val="en-US"/>
              </w:rPr>
            </w:pPr>
            <w:r>
              <w:rPr>
                <w:lang w:val="en-US"/>
              </w:rPr>
              <w:lastRenderedPageBreak/>
              <w:t>SEV</w:t>
            </w:r>
          </w:p>
        </w:tc>
        <w:tc>
          <w:tcPr>
            <w:tcW w:w="3686" w:type="dxa"/>
          </w:tcPr>
          <w:p w14:paraId="1FBDA6D9" w14:textId="6F564965" w:rsidR="004F7BF1" w:rsidRDefault="004F7BF1" w:rsidP="005A161A">
            <w:pPr>
              <w:pStyle w:val="228"/>
              <w:ind w:firstLine="0"/>
            </w:pPr>
            <w:r>
              <w:t>Система единого времени</w:t>
            </w:r>
          </w:p>
        </w:tc>
        <w:tc>
          <w:tcPr>
            <w:tcW w:w="1617" w:type="dxa"/>
          </w:tcPr>
          <w:p w14:paraId="49B69B36" w14:textId="40C662A6" w:rsidR="004F7BF1" w:rsidRDefault="004F7BF1" w:rsidP="004F7BF1">
            <w:pPr>
              <w:pStyle w:val="228"/>
              <w:ind w:firstLine="0"/>
              <w:jc w:val="center"/>
            </w:pPr>
            <w:r>
              <w:t>24</w:t>
            </w:r>
          </w:p>
        </w:tc>
        <w:tc>
          <w:tcPr>
            <w:tcW w:w="2240" w:type="dxa"/>
          </w:tcPr>
          <w:p w14:paraId="7D6D5249" w14:textId="7EB7012F" w:rsidR="004F7BF1" w:rsidRDefault="004F7BF1" w:rsidP="004F7BF1">
            <w:pPr>
              <w:pStyle w:val="228"/>
              <w:ind w:firstLine="0"/>
              <w:jc w:val="center"/>
            </w:pPr>
            <w:r>
              <w:t>24</w:t>
            </w:r>
          </w:p>
        </w:tc>
      </w:tr>
      <w:tr w:rsidR="004F7BF1" w14:paraId="382DA9E4" w14:textId="77777777" w:rsidTr="00D254ED">
        <w:trPr>
          <w:jc w:val="center"/>
        </w:trPr>
        <w:tc>
          <w:tcPr>
            <w:tcW w:w="1342" w:type="dxa"/>
          </w:tcPr>
          <w:p w14:paraId="510C7625" w14:textId="43F37A44" w:rsidR="004F7BF1" w:rsidRPr="00D217E5" w:rsidRDefault="004F7BF1" w:rsidP="005A161A">
            <w:pPr>
              <w:pStyle w:val="228"/>
              <w:ind w:firstLine="0"/>
              <w:rPr>
                <w:lang w:val="en-US"/>
              </w:rPr>
            </w:pPr>
            <w:r>
              <w:rPr>
                <w:lang w:val="en-US"/>
              </w:rPr>
              <w:t>BIUS</w:t>
            </w:r>
          </w:p>
        </w:tc>
        <w:tc>
          <w:tcPr>
            <w:tcW w:w="3686" w:type="dxa"/>
          </w:tcPr>
          <w:p w14:paraId="661D3B09" w14:textId="421D00B9" w:rsidR="004F7BF1" w:rsidRDefault="004F7BF1" w:rsidP="005A161A">
            <w:pPr>
              <w:pStyle w:val="228"/>
              <w:ind w:firstLine="0"/>
            </w:pPr>
            <w:r>
              <w:t>БИУС</w:t>
            </w:r>
          </w:p>
        </w:tc>
        <w:tc>
          <w:tcPr>
            <w:tcW w:w="1617" w:type="dxa"/>
          </w:tcPr>
          <w:p w14:paraId="0A6EC10F" w14:textId="5657A05A" w:rsidR="004F7BF1" w:rsidRDefault="004F7BF1" w:rsidP="004F7BF1">
            <w:pPr>
              <w:pStyle w:val="228"/>
              <w:ind w:firstLine="0"/>
              <w:jc w:val="center"/>
            </w:pPr>
            <w:r>
              <w:t>64</w:t>
            </w:r>
          </w:p>
        </w:tc>
        <w:tc>
          <w:tcPr>
            <w:tcW w:w="2240" w:type="dxa"/>
          </w:tcPr>
          <w:p w14:paraId="55F1086E" w14:textId="38DED1E2" w:rsidR="004F7BF1" w:rsidRDefault="004F7BF1" w:rsidP="004F7BF1">
            <w:pPr>
              <w:pStyle w:val="228"/>
              <w:ind w:firstLine="0"/>
              <w:jc w:val="center"/>
            </w:pPr>
            <w:r>
              <w:t>63</w:t>
            </w:r>
          </w:p>
        </w:tc>
      </w:tr>
    </w:tbl>
    <w:p w14:paraId="13A0E874" w14:textId="77777777" w:rsidR="00766DE7" w:rsidRDefault="00D217E5" w:rsidP="004F7BF1">
      <w:pPr>
        <w:pStyle w:val="228"/>
      </w:pPr>
      <w:r>
        <w:t>В ходе тестирования у «БИУС» и метеорологическ</w:t>
      </w:r>
      <w:r w:rsidR="00766DE7">
        <w:t>ой системы</w:t>
      </w:r>
      <w:r>
        <w:t xml:space="preserve"> при отправке данные не доходили до конечного абонента. После </w:t>
      </w:r>
      <w:r w:rsidR="00766DE7">
        <w:t xml:space="preserve">анализа программного кода и </w:t>
      </w:r>
      <w:r>
        <w:t xml:space="preserve">исправления </w:t>
      </w:r>
      <w:r w:rsidR="00766DE7">
        <w:t>найденных ошибок</w:t>
      </w:r>
      <w:r>
        <w:t xml:space="preserve"> систем</w:t>
      </w:r>
      <w:r w:rsidR="00766DE7">
        <w:t>ы</w:t>
      </w:r>
      <w:r>
        <w:t xml:space="preserve"> </w:t>
      </w:r>
      <w:r w:rsidR="00766DE7">
        <w:t>прошли</w:t>
      </w:r>
      <w:r>
        <w:t xml:space="preserve"> все </w:t>
      </w:r>
      <w:r w:rsidR="00766DE7">
        <w:t>тесты,</w:t>
      </w:r>
      <w:r>
        <w:t xml:space="preserve"> и работает корректно.</w:t>
      </w:r>
      <w:r w:rsidR="00766DE7">
        <w:t xml:space="preserve"> </w:t>
      </w:r>
    </w:p>
    <w:p w14:paraId="1E5BF7A7" w14:textId="2CC93E06" w:rsidR="005A161A" w:rsidRPr="005A161A" w:rsidRDefault="00766DE7" w:rsidP="004F7BF1">
      <w:pPr>
        <w:pStyle w:val="228"/>
      </w:pPr>
      <w:r>
        <w:t>Таким образом, протестированные системы в автономном режиме, на одном и на двух ВК и при взаимодействии с задачами ЦВК ГАС прошли все проверки.</w:t>
      </w:r>
      <w:r w:rsidR="009F079A">
        <w:t xml:space="preserve"> Нагрузка на ЦП не превышает максимальные значения.</w:t>
      </w:r>
      <w:r w:rsidR="004F7BF1">
        <w:t xml:space="preserve"> Данные приходят с корректной задержкой у всех систем.</w:t>
      </w:r>
      <w:r w:rsidR="005A161A" w:rsidRPr="005A161A">
        <w:t xml:space="preserve"> </w:t>
      </w:r>
    </w:p>
    <w:p w14:paraId="49387931" w14:textId="77777777" w:rsidR="001B36C4" w:rsidRPr="00776F10" w:rsidRDefault="001B36C4" w:rsidP="00202CFB">
      <w:pPr>
        <w:pStyle w:val="228"/>
      </w:pPr>
    </w:p>
    <w:p w14:paraId="168E1722" w14:textId="77777777" w:rsidR="00DF2002" w:rsidRDefault="00DF2002" w:rsidP="007D0F40">
      <w:pPr>
        <w:pStyle w:val="1"/>
        <w:pageBreakBefore/>
      </w:pPr>
      <w:bookmarkStart w:id="29" w:name="_Toc166017168"/>
      <w:r w:rsidRPr="007D0F40">
        <w:lastRenderedPageBreak/>
        <w:t>Заключение</w:t>
      </w:r>
      <w:bookmarkEnd w:id="16"/>
      <w:bookmarkEnd w:id="29"/>
    </w:p>
    <w:p w14:paraId="641A2E05" w14:textId="77777777" w:rsidR="003C35F9" w:rsidRPr="003F5E09" w:rsidRDefault="00DA211E" w:rsidP="003741F5">
      <w:pPr>
        <w:spacing w:before="240" w:after="240" w:line="360" w:lineRule="auto"/>
        <w:ind w:firstLine="709"/>
        <w:jc w:val="both"/>
        <w:rPr>
          <w:sz w:val="28"/>
          <w:szCs w:val="28"/>
        </w:rPr>
      </w:pPr>
      <w:r>
        <w:rPr>
          <w:sz w:val="28"/>
          <w:szCs w:val="28"/>
        </w:rPr>
        <w:t xml:space="preserve">В ходе выполнения работы были изучены </w:t>
      </w:r>
      <w:r w:rsidRPr="004C0E6B">
        <w:rPr>
          <w:sz w:val="28"/>
          <w:szCs w:val="28"/>
        </w:rPr>
        <w:t>принцип</w:t>
      </w:r>
      <w:r>
        <w:rPr>
          <w:sz w:val="28"/>
          <w:szCs w:val="28"/>
        </w:rPr>
        <w:t>ы</w:t>
      </w:r>
      <w:r w:rsidRPr="004C0E6B">
        <w:rPr>
          <w:sz w:val="28"/>
          <w:szCs w:val="28"/>
        </w:rPr>
        <w:t xml:space="preserve"> работы </w:t>
      </w:r>
      <w:r>
        <w:rPr>
          <w:sz w:val="28"/>
          <w:szCs w:val="28"/>
          <w:lang w:val="en-US"/>
        </w:rPr>
        <w:t>Ethernet</w:t>
      </w:r>
      <w:r w:rsidRPr="00DA211E">
        <w:rPr>
          <w:sz w:val="28"/>
          <w:szCs w:val="28"/>
        </w:rPr>
        <w:t xml:space="preserve">, </w:t>
      </w:r>
      <w:r>
        <w:rPr>
          <w:sz w:val="28"/>
          <w:szCs w:val="28"/>
        </w:rPr>
        <w:t>RS и Манчестер. Произведена</w:t>
      </w:r>
      <w:r w:rsidRPr="004C0E6B">
        <w:rPr>
          <w:sz w:val="28"/>
          <w:szCs w:val="28"/>
        </w:rPr>
        <w:t xml:space="preserve"> </w:t>
      </w:r>
      <w:r>
        <w:rPr>
          <w:sz w:val="28"/>
          <w:szCs w:val="28"/>
        </w:rPr>
        <w:t>р</w:t>
      </w:r>
      <w:r w:rsidRPr="004C0E6B">
        <w:rPr>
          <w:sz w:val="28"/>
          <w:szCs w:val="28"/>
        </w:rPr>
        <w:t>абот</w:t>
      </w:r>
      <w:r>
        <w:rPr>
          <w:sz w:val="28"/>
          <w:szCs w:val="28"/>
        </w:rPr>
        <w:t>а</w:t>
      </w:r>
      <w:r w:rsidRPr="004C0E6B">
        <w:rPr>
          <w:sz w:val="28"/>
          <w:szCs w:val="28"/>
        </w:rPr>
        <w:t xml:space="preserve"> с драйверами</w:t>
      </w:r>
      <w:r w:rsidR="003741F5">
        <w:rPr>
          <w:sz w:val="28"/>
          <w:szCs w:val="28"/>
        </w:rPr>
        <w:t xml:space="preserve"> устройств. </w:t>
      </w:r>
    </w:p>
    <w:p w14:paraId="5B645845" w14:textId="77777777" w:rsidR="0087053D" w:rsidRDefault="0087053D" w:rsidP="0087053D">
      <w:pPr>
        <w:spacing w:line="360" w:lineRule="auto"/>
        <w:jc w:val="both"/>
        <w:rPr>
          <w:color w:val="000000"/>
          <w:sz w:val="28"/>
          <w:szCs w:val="28"/>
        </w:rPr>
      </w:pPr>
    </w:p>
    <w:p w14:paraId="339B42D5" w14:textId="77777777" w:rsidR="00DE1FD6" w:rsidRPr="007D0F40" w:rsidRDefault="009E27BA" w:rsidP="007D0F40">
      <w:pPr>
        <w:pStyle w:val="1"/>
        <w:pageBreakBefore/>
        <w:spacing w:line="360" w:lineRule="auto"/>
      </w:pPr>
      <w:bookmarkStart w:id="30" w:name="_Toc166017169"/>
      <w:r w:rsidRPr="00BE4534">
        <w:lastRenderedPageBreak/>
        <w:t xml:space="preserve">Список </w:t>
      </w:r>
      <w:r w:rsidR="002832B0">
        <w:t>и</w:t>
      </w:r>
      <w:r w:rsidRPr="00BE4534">
        <w:t xml:space="preserve">спользованных </w:t>
      </w:r>
      <w:r w:rsidR="002832B0">
        <w:t>и</w:t>
      </w:r>
      <w:r w:rsidRPr="00BE4534">
        <w:t>сточников</w:t>
      </w:r>
      <w:bookmarkEnd w:id="30"/>
    </w:p>
    <w:p w14:paraId="665FB134" w14:textId="77777777" w:rsidR="00AD7025" w:rsidRPr="00AD7025" w:rsidRDefault="00AD7025" w:rsidP="00AD7025">
      <w:pPr>
        <w:spacing w:line="360" w:lineRule="auto"/>
        <w:ind w:firstLine="709"/>
        <w:jc w:val="both"/>
        <w:rPr>
          <w:sz w:val="28"/>
          <w:szCs w:val="28"/>
        </w:rPr>
      </w:pPr>
      <w:r w:rsidRPr="00AD7025">
        <w:rPr>
          <w:sz w:val="28"/>
          <w:szCs w:val="28"/>
        </w:rPr>
        <w:t>1)</w:t>
      </w:r>
      <w:r w:rsidRPr="00AD7025">
        <w:rPr>
          <w:sz w:val="28"/>
          <w:szCs w:val="28"/>
        </w:rPr>
        <w:tab/>
        <w:t>Цифровой вычислительный комплекс современных гид</w:t>
      </w:r>
      <w:r>
        <w:rPr>
          <w:sz w:val="28"/>
          <w:szCs w:val="28"/>
        </w:rPr>
        <w:t xml:space="preserve">роакустических систем, </w:t>
      </w:r>
      <w:proofErr w:type="spellStart"/>
      <w:r>
        <w:rPr>
          <w:sz w:val="28"/>
          <w:szCs w:val="28"/>
        </w:rPr>
        <w:t>А.Р.Лисс</w:t>
      </w:r>
      <w:proofErr w:type="spellEnd"/>
      <w:r>
        <w:rPr>
          <w:sz w:val="28"/>
          <w:szCs w:val="28"/>
        </w:rPr>
        <w:t xml:space="preserve">, </w:t>
      </w:r>
      <w:proofErr w:type="spellStart"/>
      <w:r>
        <w:rPr>
          <w:sz w:val="28"/>
          <w:szCs w:val="28"/>
        </w:rPr>
        <w:t>А.В.Рыжиков</w:t>
      </w:r>
      <w:proofErr w:type="spellEnd"/>
      <w:r w:rsidRPr="00AD7025">
        <w:rPr>
          <w:sz w:val="28"/>
          <w:szCs w:val="28"/>
        </w:rPr>
        <w:t xml:space="preserve">, </w:t>
      </w:r>
      <w:proofErr w:type="spellStart"/>
      <w:r w:rsidRPr="00AD7025">
        <w:rPr>
          <w:sz w:val="28"/>
          <w:szCs w:val="28"/>
        </w:rPr>
        <w:t>А.В.Челпанов</w:t>
      </w:r>
      <w:proofErr w:type="spellEnd"/>
      <w:r w:rsidRPr="00AD7025">
        <w:rPr>
          <w:sz w:val="28"/>
          <w:szCs w:val="28"/>
        </w:rPr>
        <w:t>, АО «Концерн «</w:t>
      </w:r>
      <w:proofErr w:type="spellStart"/>
      <w:r w:rsidRPr="00AD7025">
        <w:rPr>
          <w:sz w:val="28"/>
          <w:szCs w:val="28"/>
        </w:rPr>
        <w:t>Океанприбор</w:t>
      </w:r>
      <w:proofErr w:type="spellEnd"/>
      <w:r w:rsidRPr="00AD7025">
        <w:rPr>
          <w:sz w:val="28"/>
          <w:szCs w:val="28"/>
        </w:rPr>
        <w:t>» Журнал: «Гидроакустика». Санкт-Петербург:  http://www.oceanpribor.ru/docs/SbGA2.pdf, 2000</w:t>
      </w:r>
      <w:r>
        <w:rPr>
          <w:sz w:val="28"/>
          <w:szCs w:val="28"/>
        </w:rPr>
        <w:t>г</w:t>
      </w:r>
      <w:r w:rsidR="002B3A75">
        <w:rPr>
          <w:sz w:val="28"/>
          <w:szCs w:val="28"/>
        </w:rPr>
        <w:t>.</w:t>
      </w:r>
    </w:p>
    <w:p w14:paraId="001E1134" w14:textId="77777777" w:rsidR="000A6D7F" w:rsidRDefault="00AD7025" w:rsidP="00AD7025">
      <w:pPr>
        <w:spacing w:line="360" w:lineRule="auto"/>
        <w:ind w:firstLine="709"/>
        <w:jc w:val="both"/>
        <w:rPr>
          <w:sz w:val="28"/>
          <w:szCs w:val="28"/>
        </w:rPr>
      </w:pPr>
      <w:r w:rsidRPr="00AD7025">
        <w:rPr>
          <w:sz w:val="28"/>
          <w:szCs w:val="28"/>
        </w:rPr>
        <w:t>2)</w:t>
      </w:r>
      <w:r w:rsidRPr="00AD7025">
        <w:rPr>
          <w:sz w:val="28"/>
          <w:szCs w:val="28"/>
        </w:rPr>
        <w:tab/>
        <w:t>ГОСТ Р 52070-2003, Интерфейс магистральный последовательный системы электронных модулей, ГОССТАНДАРТ РОССИИ Москва, 2003г.</w:t>
      </w:r>
    </w:p>
    <w:p w14:paraId="1C86AE4B" w14:textId="77777777" w:rsidR="00952195" w:rsidRDefault="00952195" w:rsidP="00AD7025">
      <w:pPr>
        <w:spacing w:line="360" w:lineRule="auto"/>
        <w:ind w:firstLine="709"/>
        <w:jc w:val="both"/>
        <w:rPr>
          <w:sz w:val="28"/>
          <w:szCs w:val="28"/>
        </w:rPr>
      </w:pPr>
      <w:r>
        <w:rPr>
          <w:sz w:val="28"/>
          <w:szCs w:val="28"/>
        </w:rPr>
        <w:t>3)</w:t>
      </w:r>
      <w:r w:rsidR="00D705D3">
        <w:rPr>
          <w:sz w:val="28"/>
          <w:szCs w:val="28"/>
        </w:rPr>
        <w:tab/>
        <w:t xml:space="preserve">Компьютерные сети, </w:t>
      </w:r>
      <w:proofErr w:type="spellStart"/>
      <w:r w:rsidR="00D705D3">
        <w:rPr>
          <w:sz w:val="28"/>
          <w:szCs w:val="28"/>
        </w:rPr>
        <w:t>Э.Таненбаум</w:t>
      </w:r>
      <w:proofErr w:type="spellEnd"/>
      <w:r w:rsidR="00D705D3">
        <w:rPr>
          <w:sz w:val="28"/>
          <w:szCs w:val="28"/>
        </w:rPr>
        <w:t xml:space="preserve">, </w:t>
      </w:r>
      <w:r w:rsidR="00E37AE3">
        <w:rPr>
          <w:sz w:val="28"/>
          <w:szCs w:val="28"/>
        </w:rPr>
        <w:t>издательство «</w:t>
      </w:r>
      <w:r w:rsidR="00D705D3">
        <w:rPr>
          <w:sz w:val="28"/>
          <w:szCs w:val="28"/>
        </w:rPr>
        <w:t>Питер</w:t>
      </w:r>
      <w:r w:rsidR="00E37AE3">
        <w:rPr>
          <w:sz w:val="28"/>
          <w:szCs w:val="28"/>
        </w:rPr>
        <w:t>»</w:t>
      </w:r>
      <w:r w:rsidR="00D705D3">
        <w:rPr>
          <w:sz w:val="28"/>
          <w:szCs w:val="28"/>
        </w:rPr>
        <w:t>, 2010г.</w:t>
      </w:r>
    </w:p>
    <w:p w14:paraId="75D921C6" w14:textId="77777777" w:rsidR="002E0A1D" w:rsidRDefault="002E0A1D" w:rsidP="00AD7025">
      <w:pPr>
        <w:spacing w:line="360" w:lineRule="auto"/>
        <w:ind w:firstLine="709"/>
        <w:jc w:val="both"/>
        <w:rPr>
          <w:sz w:val="28"/>
          <w:szCs w:val="28"/>
        </w:rPr>
      </w:pPr>
      <w:r>
        <w:rPr>
          <w:sz w:val="28"/>
          <w:szCs w:val="28"/>
        </w:rPr>
        <w:t>4)</w:t>
      </w:r>
      <w:r>
        <w:rPr>
          <w:sz w:val="28"/>
          <w:szCs w:val="28"/>
        </w:rPr>
        <w:tab/>
        <w:t>Аппаратные средства локальных сетей, Михаил Гук,</w:t>
      </w:r>
      <w:r w:rsidR="00E37AE3">
        <w:rPr>
          <w:sz w:val="28"/>
          <w:szCs w:val="28"/>
        </w:rPr>
        <w:t xml:space="preserve"> издательство</w:t>
      </w:r>
      <w:r>
        <w:rPr>
          <w:sz w:val="28"/>
          <w:szCs w:val="28"/>
        </w:rPr>
        <w:t xml:space="preserve"> </w:t>
      </w:r>
      <w:r w:rsidR="00E37AE3">
        <w:rPr>
          <w:sz w:val="28"/>
          <w:szCs w:val="28"/>
        </w:rPr>
        <w:t>«</w:t>
      </w:r>
      <w:r>
        <w:rPr>
          <w:sz w:val="28"/>
          <w:szCs w:val="28"/>
        </w:rPr>
        <w:t>Питер</w:t>
      </w:r>
      <w:r w:rsidR="00E37AE3">
        <w:rPr>
          <w:sz w:val="28"/>
          <w:szCs w:val="28"/>
        </w:rPr>
        <w:t>»</w:t>
      </w:r>
      <w:r>
        <w:rPr>
          <w:sz w:val="28"/>
          <w:szCs w:val="28"/>
        </w:rPr>
        <w:t>, 2005г.</w:t>
      </w:r>
    </w:p>
    <w:p w14:paraId="25F1AFCD" w14:textId="77777777" w:rsidR="005210AF" w:rsidRDefault="005210AF" w:rsidP="00AD7025">
      <w:pPr>
        <w:spacing w:line="360" w:lineRule="auto"/>
        <w:ind w:firstLine="709"/>
        <w:jc w:val="both"/>
        <w:rPr>
          <w:sz w:val="28"/>
          <w:szCs w:val="28"/>
        </w:rPr>
      </w:pPr>
      <w:r>
        <w:rPr>
          <w:sz w:val="28"/>
          <w:szCs w:val="28"/>
        </w:rPr>
        <w:t>5)</w:t>
      </w:r>
      <w:r>
        <w:rPr>
          <w:sz w:val="28"/>
          <w:szCs w:val="28"/>
        </w:rPr>
        <w:tab/>
        <w:t xml:space="preserve">Мониторинг и анализ сетей, Эд Уилсон, </w:t>
      </w:r>
      <w:r w:rsidR="008351E6">
        <w:rPr>
          <w:sz w:val="28"/>
          <w:szCs w:val="28"/>
        </w:rPr>
        <w:t xml:space="preserve">издательство «Лори», </w:t>
      </w:r>
      <w:r>
        <w:rPr>
          <w:sz w:val="28"/>
          <w:szCs w:val="28"/>
        </w:rPr>
        <w:t>2002г.</w:t>
      </w:r>
    </w:p>
    <w:p w14:paraId="43F22383" w14:textId="77777777" w:rsidR="008351E6" w:rsidRDefault="008351E6" w:rsidP="00AD7025">
      <w:pPr>
        <w:spacing w:line="360" w:lineRule="auto"/>
        <w:ind w:firstLine="709"/>
        <w:jc w:val="both"/>
        <w:rPr>
          <w:sz w:val="28"/>
          <w:szCs w:val="28"/>
        </w:rPr>
      </w:pPr>
      <w:r>
        <w:rPr>
          <w:sz w:val="28"/>
          <w:szCs w:val="28"/>
        </w:rPr>
        <w:t>6)</w:t>
      </w:r>
      <w:r>
        <w:rPr>
          <w:sz w:val="28"/>
          <w:szCs w:val="28"/>
        </w:rPr>
        <w:tab/>
        <w:t xml:space="preserve">Программирование на С, </w:t>
      </w:r>
      <w:r w:rsidRPr="00A80873">
        <w:rPr>
          <w:sz w:val="28"/>
          <w:szCs w:val="28"/>
        </w:rPr>
        <w:t xml:space="preserve">Б.В. </w:t>
      </w:r>
      <w:proofErr w:type="spellStart"/>
      <w:r w:rsidRPr="00A80873">
        <w:rPr>
          <w:sz w:val="28"/>
          <w:szCs w:val="28"/>
        </w:rPr>
        <w:t>Керниган</w:t>
      </w:r>
      <w:proofErr w:type="spellEnd"/>
      <w:r w:rsidRPr="00A80873">
        <w:rPr>
          <w:sz w:val="28"/>
          <w:szCs w:val="28"/>
        </w:rPr>
        <w:t>, Д.М. Ри</w:t>
      </w:r>
      <w:r>
        <w:rPr>
          <w:sz w:val="28"/>
          <w:szCs w:val="28"/>
        </w:rPr>
        <w:t xml:space="preserve">чи, </w:t>
      </w:r>
      <w:r w:rsidR="00994672">
        <w:rPr>
          <w:sz w:val="28"/>
          <w:szCs w:val="28"/>
        </w:rPr>
        <w:t xml:space="preserve">издательство </w:t>
      </w:r>
      <w:r w:rsidR="00994672" w:rsidRPr="006B1246">
        <w:rPr>
          <w:sz w:val="28"/>
          <w:szCs w:val="28"/>
        </w:rPr>
        <w:t>«</w:t>
      </w:r>
      <w:r w:rsidRPr="006B1246">
        <w:rPr>
          <w:sz w:val="28"/>
          <w:szCs w:val="28"/>
        </w:rPr>
        <w:t>Вильямс</w:t>
      </w:r>
      <w:r>
        <w:rPr>
          <w:sz w:val="28"/>
          <w:szCs w:val="28"/>
        </w:rPr>
        <w:t>», 1998г.</w:t>
      </w:r>
    </w:p>
    <w:p w14:paraId="3B4942D7" w14:textId="77777777" w:rsidR="002B3A75" w:rsidRPr="009E27BA" w:rsidRDefault="002B3A75" w:rsidP="00AD7025">
      <w:pPr>
        <w:spacing w:line="360" w:lineRule="auto"/>
        <w:ind w:firstLine="709"/>
        <w:jc w:val="both"/>
        <w:rPr>
          <w:sz w:val="28"/>
          <w:szCs w:val="28"/>
        </w:rPr>
      </w:pPr>
      <w:r>
        <w:rPr>
          <w:sz w:val="28"/>
          <w:szCs w:val="28"/>
        </w:rPr>
        <w:t>7)</w:t>
      </w:r>
      <w:r>
        <w:rPr>
          <w:sz w:val="28"/>
          <w:szCs w:val="28"/>
        </w:rPr>
        <w:tab/>
      </w:r>
      <w:r w:rsidRPr="00673BA4">
        <w:rPr>
          <w:sz w:val="28"/>
          <w:szCs w:val="28"/>
          <w:lang w:val="en-US"/>
        </w:rPr>
        <w:t>Unix</w:t>
      </w:r>
      <w:r>
        <w:rPr>
          <w:sz w:val="28"/>
          <w:szCs w:val="28"/>
        </w:rPr>
        <w:t xml:space="preserve"> изнутри</w:t>
      </w:r>
      <w:r w:rsidRPr="00673BA4">
        <w:rPr>
          <w:sz w:val="28"/>
          <w:szCs w:val="28"/>
        </w:rPr>
        <w:t>,</w:t>
      </w:r>
      <w:r>
        <w:rPr>
          <w:sz w:val="28"/>
          <w:szCs w:val="28"/>
        </w:rPr>
        <w:t xml:space="preserve"> </w:t>
      </w:r>
      <w:r w:rsidRPr="00673BA4">
        <w:rPr>
          <w:sz w:val="28"/>
          <w:szCs w:val="28"/>
        </w:rPr>
        <w:t xml:space="preserve">Ю. </w:t>
      </w:r>
      <w:proofErr w:type="spellStart"/>
      <w:r w:rsidRPr="00673BA4">
        <w:rPr>
          <w:sz w:val="28"/>
          <w:szCs w:val="28"/>
        </w:rPr>
        <w:t>Вахалия</w:t>
      </w:r>
      <w:proofErr w:type="spellEnd"/>
      <w:r w:rsidRPr="00673BA4">
        <w:rPr>
          <w:sz w:val="28"/>
          <w:szCs w:val="28"/>
        </w:rPr>
        <w:t xml:space="preserve">, </w:t>
      </w:r>
      <w:r w:rsidR="00A60D9D">
        <w:rPr>
          <w:sz w:val="28"/>
          <w:szCs w:val="28"/>
        </w:rPr>
        <w:t>издательство «</w:t>
      </w:r>
      <w:r w:rsidRPr="00673BA4">
        <w:rPr>
          <w:sz w:val="28"/>
          <w:szCs w:val="28"/>
        </w:rPr>
        <w:t>Питер</w:t>
      </w:r>
      <w:r w:rsidR="00A60D9D">
        <w:rPr>
          <w:sz w:val="28"/>
          <w:szCs w:val="28"/>
        </w:rPr>
        <w:t>»</w:t>
      </w:r>
      <w:r w:rsidRPr="00673BA4">
        <w:rPr>
          <w:sz w:val="28"/>
          <w:szCs w:val="28"/>
        </w:rPr>
        <w:t>, 2003</w:t>
      </w:r>
      <w:r>
        <w:rPr>
          <w:sz w:val="28"/>
          <w:szCs w:val="28"/>
        </w:rPr>
        <w:t>г.</w:t>
      </w:r>
    </w:p>
    <w:sectPr w:rsidR="002B3A75" w:rsidRPr="009E27BA" w:rsidSect="009263D2">
      <w:footerReference w:type="default" r:id="rId34"/>
      <w:pgSz w:w="11906" w:h="16838"/>
      <w:pgMar w:top="1134" w:right="851"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09FB7E" w14:textId="77777777" w:rsidR="00E55ECF" w:rsidRDefault="00E55ECF" w:rsidP="0098338E">
      <w:r>
        <w:separator/>
      </w:r>
    </w:p>
  </w:endnote>
  <w:endnote w:type="continuationSeparator" w:id="0">
    <w:p w14:paraId="4F868434" w14:textId="77777777" w:rsidR="00E55ECF" w:rsidRDefault="00E55ECF"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Peterburg">
    <w:altName w:val="Arial"/>
    <w:charset w:val="00"/>
    <w:family w:val="auto"/>
    <w:pitch w:val="variable"/>
    <w:sig w:usb0="00000003" w:usb1="00000000" w:usb2="00000000" w:usb3="00000000" w:csb0="00000001" w:csb1="00000000"/>
  </w:font>
  <w:font w:name="Noto Serif CJK SC">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6E174" w14:textId="77777777" w:rsidR="006B0E9C" w:rsidRDefault="006B0E9C">
    <w:pPr>
      <w:pStyle w:val="af0"/>
      <w:jc w:val="center"/>
    </w:pPr>
    <w:r>
      <w:fldChar w:fldCharType="begin"/>
    </w:r>
    <w:r>
      <w:instrText>PAGE   \* MERGEFORMAT</w:instrText>
    </w:r>
    <w:r>
      <w:fldChar w:fldCharType="separate"/>
    </w:r>
    <w:r>
      <w:rPr>
        <w:noProof/>
      </w:rPr>
      <w:t>31</w:t>
    </w:r>
    <w:r>
      <w:fldChar w:fldCharType="end"/>
    </w:r>
  </w:p>
  <w:p w14:paraId="2703F2C3" w14:textId="77777777" w:rsidR="006B0E9C" w:rsidRDefault="006B0E9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89F9F" w14:textId="77777777" w:rsidR="00E55ECF" w:rsidRDefault="00E55ECF" w:rsidP="0098338E">
      <w:r>
        <w:separator/>
      </w:r>
    </w:p>
  </w:footnote>
  <w:footnote w:type="continuationSeparator" w:id="0">
    <w:p w14:paraId="49D4302B" w14:textId="77777777" w:rsidR="00E55ECF" w:rsidRDefault="00E55ECF"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2B203A3"/>
    <w:multiLevelType w:val="hybridMultilevel"/>
    <w:tmpl w:val="615C93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8071D4C"/>
    <w:multiLevelType w:val="hybridMultilevel"/>
    <w:tmpl w:val="3062A85C"/>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3" w15:restartNumberingAfterBreak="0">
    <w:nsid w:val="0E200EDA"/>
    <w:multiLevelType w:val="hybridMultilevel"/>
    <w:tmpl w:val="DCC280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8AE5AA4"/>
    <w:multiLevelType w:val="hybridMultilevel"/>
    <w:tmpl w:val="2584985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FD5FDC"/>
    <w:multiLevelType w:val="hybridMultilevel"/>
    <w:tmpl w:val="96220D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F3D7C82"/>
    <w:multiLevelType w:val="hybridMultilevel"/>
    <w:tmpl w:val="D58E23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31E0166D"/>
    <w:multiLevelType w:val="hybridMultilevel"/>
    <w:tmpl w:val="37925B4C"/>
    <w:lvl w:ilvl="0" w:tplc="9F645884">
      <w:start w:val="1"/>
      <w:numFmt w:val="decimal"/>
      <w:lvlText w:val="%1."/>
      <w:lvlJc w:val="left"/>
      <w:pPr>
        <w:ind w:left="1848" w:hanging="114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1ED091A"/>
    <w:multiLevelType w:val="hybridMultilevel"/>
    <w:tmpl w:val="87A651C8"/>
    <w:lvl w:ilvl="0" w:tplc="E6A044AA">
      <w:start w:val="1"/>
      <w:numFmt w:val="decimal"/>
      <w:lvlText w:val="%1)"/>
      <w:lvlJc w:val="left"/>
      <w:pPr>
        <w:ind w:left="1188" w:hanging="48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0" w15:restartNumberingAfterBreak="0">
    <w:nsid w:val="394B38E5"/>
    <w:multiLevelType w:val="hybridMultilevel"/>
    <w:tmpl w:val="BC0A6A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7841EE"/>
    <w:multiLevelType w:val="hybridMultilevel"/>
    <w:tmpl w:val="11D462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08B4752"/>
    <w:multiLevelType w:val="hybridMultilevel"/>
    <w:tmpl w:val="B3CC0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CE36F2"/>
    <w:multiLevelType w:val="hybridMultilevel"/>
    <w:tmpl w:val="23CC977C"/>
    <w:lvl w:ilvl="0" w:tplc="0419000F">
      <w:start w:val="1"/>
      <w:numFmt w:val="decimal"/>
      <w:lvlText w:val="%1."/>
      <w:lvlJc w:val="left"/>
      <w:pPr>
        <w:tabs>
          <w:tab w:val="num" w:pos="720"/>
        </w:tabs>
        <w:ind w:left="720"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0F">
      <w:start w:val="1"/>
      <w:numFmt w:val="decimal"/>
      <w:lvlText w:val="%3."/>
      <w:lvlJc w:val="left"/>
      <w:pPr>
        <w:tabs>
          <w:tab w:val="num" w:pos="2340"/>
        </w:tabs>
        <w:ind w:left="2340" w:hanging="360"/>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45F3AA1"/>
    <w:multiLevelType w:val="hybridMultilevel"/>
    <w:tmpl w:val="03D6978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2A1A94"/>
    <w:multiLevelType w:val="hybridMultilevel"/>
    <w:tmpl w:val="C866AC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DD723A"/>
    <w:multiLevelType w:val="hybridMultilevel"/>
    <w:tmpl w:val="B6D81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B845C85"/>
    <w:multiLevelType w:val="hybridMultilevel"/>
    <w:tmpl w:val="568EF75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4E2C24EB"/>
    <w:multiLevelType w:val="hybridMultilevel"/>
    <w:tmpl w:val="1D849BA6"/>
    <w:lvl w:ilvl="0" w:tplc="04190003">
      <w:start w:val="1"/>
      <w:numFmt w:val="bullet"/>
      <w:lvlText w:val="o"/>
      <w:lvlJc w:val="left"/>
      <w:pPr>
        <w:tabs>
          <w:tab w:val="num" w:pos="2138"/>
        </w:tabs>
        <w:ind w:left="2138" w:hanging="360"/>
      </w:pPr>
      <w:rPr>
        <w:rFonts w:ascii="Courier New" w:hAnsi="Courier New" w:cs="Courier New" w:hint="default"/>
      </w:rPr>
    </w:lvl>
    <w:lvl w:ilvl="1" w:tplc="04190003" w:tentative="1">
      <w:start w:val="1"/>
      <w:numFmt w:val="bullet"/>
      <w:lvlText w:val="o"/>
      <w:lvlJc w:val="left"/>
      <w:pPr>
        <w:tabs>
          <w:tab w:val="num" w:pos="2858"/>
        </w:tabs>
        <w:ind w:left="2858" w:hanging="360"/>
      </w:pPr>
      <w:rPr>
        <w:rFonts w:ascii="Courier New" w:hAnsi="Courier New" w:cs="Courier New" w:hint="default"/>
      </w:rPr>
    </w:lvl>
    <w:lvl w:ilvl="2" w:tplc="04190005" w:tentative="1">
      <w:start w:val="1"/>
      <w:numFmt w:val="bullet"/>
      <w:lvlText w:val=""/>
      <w:lvlJc w:val="left"/>
      <w:pPr>
        <w:tabs>
          <w:tab w:val="num" w:pos="3578"/>
        </w:tabs>
        <w:ind w:left="3578" w:hanging="360"/>
      </w:pPr>
      <w:rPr>
        <w:rFonts w:ascii="Wingdings" w:hAnsi="Wingdings" w:hint="default"/>
      </w:rPr>
    </w:lvl>
    <w:lvl w:ilvl="3" w:tplc="04190001" w:tentative="1">
      <w:start w:val="1"/>
      <w:numFmt w:val="bullet"/>
      <w:lvlText w:val=""/>
      <w:lvlJc w:val="left"/>
      <w:pPr>
        <w:tabs>
          <w:tab w:val="num" w:pos="4298"/>
        </w:tabs>
        <w:ind w:left="4298" w:hanging="360"/>
      </w:pPr>
      <w:rPr>
        <w:rFonts w:ascii="Symbol" w:hAnsi="Symbol" w:hint="default"/>
      </w:rPr>
    </w:lvl>
    <w:lvl w:ilvl="4" w:tplc="04190003" w:tentative="1">
      <w:start w:val="1"/>
      <w:numFmt w:val="bullet"/>
      <w:lvlText w:val="o"/>
      <w:lvlJc w:val="left"/>
      <w:pPr>
        <w:tabs>
          <w:tab w:val="num" w:pos="5018"/>
        </w:tabs>
        <w:ind w:left="5018" w:hanging="360"/>
      </w:pPr>
      <w:rPr>
        <w:rFonts w:ascii="Courier New" w:hAnsi="Courier New" w:cs="Courier New" w:hint="default"/>
      </w:rPr>
    </w:lvl>
    <w:lvl w:ilvl="5" w:tplc="04190005" w:tentative="1">
      <w:start w:val="1"/>
      <w:numFmt w:val="bullet"/>
      <w:lvlText w:val=""/>
      <w:lvlJc w:val="left"/>
      <w:pPr>
        <w:tabs>
          <w:tab w:val="num" w:pos="5738"/>
        </w:tabs>
        <w:ind w:left="5738" w:hanging="360"/>
      </w:pPr>
      <w:rPr>
        <w:rFonts w:ascii="Wingdings" w:hAnsi="Wingdings" w:hint="default"/>
      </w:rPr>
    </w:lvl>
    <w:lvl w:ilvl="6" w:tplc="04190001" w:tentative="1">
      <w:start w:val="1"/>
      <w:numFmt w:val="bullet"/>
      <w:lvlText w:val=""/>
      <w:lvlJc w:val="left"/>
      <w:pPr>
        <w:tabs>
          <w:tab w:val="num" w:pos="6458"/>
        </w:tabs>
        <w:ind w:left="6458" w:hanging="360"/>
      </w:pPr>
      <w:rPr>
        <w:rFonts w:ascii="Symbol" w:hAnsi="Symbol" w:hint="default"/>
      </w:rPr>
    </w:lvl>
    <w:lvl w:ilvl="7" w:tplc="04190003" w:tentative="1">
      <w:start w:val="1"/>
      <w:numFmt w:val="bullet"/>
      <w:lvlText w:val="o"/>
      <w:lvlJc w:val="left"/>
      <w:pPr>
        <w:tabs>
          <w:tab w:val="num" w:pos="7178"/>
        </w:tabs>
        <w:ind w:left="7178" w:hanging="360"/>
      </w:pPr>
      <w:rPr>
        <w:rFonts w:ascii="Courier New" w:hAnsi="Courier New" w:cs="Courier New" w:hint="default"/>
      </w:rPr>
    </w:lvl>
    <w:lvl w:ilvl="8" w:tplc="04190005" w:tentative="1">
      <w:start w:val="1"/>
      <w:numFmt w:val="bullet"/>
      <w:lvlText w:val=""/>
      <w:lvlJc w:val="left"/>
      <w:pPr>
        <w:tabs>
          <w:tab w:val="num" w:pos="7898"/>
        </w:tabs>
        <w:ind w:left="7898" w:hanging="360"/>
      </w:pPr>
      <w:rPr>
        <w:rFonts w:ascii="Wingdings" w:hAnsi="Wingdings" w:hint="default"/>
      </w:rPr>
    </w:lvl>
  </w:abstractNum>
  <w:abstractNum w:abstractNumId="20" w15:restartNumberingAfterBreak="0">
    <w:nsid w:val="4E6E0894"/>
    <w:multiLevelType w:val="hybridMultilevel"/>
    <w:tmpl w:val="A538EA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3826321"/>
    <w:multiLevelType w:val="hybridMultilevel"/>
    <w:tmpl w:val="49129E0E"/>
    <w:lvl w:ilvl="0" w:tplc="04190001">
      <w:start w:val="1"/>
      <w:numFmt w:val="bullet"/>
      <w:lvlText w:val=""/>
      <w:lvlJc w:val="left"/>
      <w:pPr>
        <w:ind w:left="1584" w:hanging="360"/>
      </w:pPr>
      <w:rPr>
        <w:rFonts w:ascii="Symbol" w:hAnsi="Symbol" w:hint="default"/>
      </w:rPr>
    </w:lvl>
    <w:lvl w:ilvl="1" w:tplc="04190003" w:tentative="1">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2" w15:restartNumberingAfterBreak="0">
    <w:nsid w:val="543E26E5"/>
    <w:multiLevelType w:val="hybridMultilevel"/>
    <w:tmpl w:val="8C38E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61C257C"/>
    <w:multiLevelType w:val="hybridMultilevel"/>
    <w:tmpl w:val="59B6250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4" w15:restartNumberingAfterBreak="0">
    <w:nsid w:val="615002E8"/>
    <w:multiLevelType w:val="hybridMultilevel"/>
    <w:tmpl w:val="711A91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B7E1A5E"/>
    <w:multiLevelType w:val="hybridMultilevel"/>
    <w:tmpl w:val="FE302A42"/>
    <w:lvl w:ilvl="0" w:tplc="04190003">
      <w:start w:val="1"/>
      <w:numFmt w:val="bullet"/>
      <w:lvlText w:val="o"/>
      <w:lvlJc w:val="left"/>
      <w:pPr>
        <w:tabs>
          <w:tab w:val="num" w:pos="720"/>
        </w:tabs>
        <w:ind w:left="720" w:hanging="360"/>
      </w:pPr>
      <w:rPr>
        <w:rFonts w:ascii="Courier New" w:hAnsi="Courier New" w:cs="Courier New"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CCA4D63"/>
    <w:multiLevelType w:val="hybridMultilevel"/>
    <w:tmpl w:val="3282F3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EBD792E"/>
    <w:multiLevelType w:val="multilevel"/>
    <w:tmpl w:val="2146F6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F762C27"/>
    <w:multiLevelType w:val="hybridMultilevel"/>
    <w:tmpl w:val="453EE8F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9"/>
  </w:num>
  <w:num w:numId="4">
    <w:abstractNumId w:val="27"/>
  </w:num>
  <w:num w:numId="5">
    <w:abstractNumId w:val="12"/>
  </w:num>
  <w:num w:numId="6">
    <w:abstractNumId w:val="19"/>
  </w:num>
  <w:num w:numId="7">
    <w:abstractNumId w:val="25"/>
  </w:num>
  <w:num w:numId="8">
    <w:abstractNumId w:val="2"/>
  </w:num>
  <w:num w:numId="9">
    <w:abstractNumId w:val="13"/>
  </w:num>
  <w:num w:numId="10">
    <w:abstractNumId w:val="16"/>
  </w:num>
  <w:num w:numId="11">
    <w:abstractNumId w:val="17"/>
  </w:num>
  <w:num w:numId="12">
    <w:abstractNumId w:val="22"/>
  </w:num>
  <w:num w:numId="13">
    <w:abstractNumId w:val="28"/>
  </w:num>
  <w:num w:numId="14">
    <w:abstractNumId w:val="4"/>
  </w:num>
  <w:num w:numId="15">
    <w:abstractNumId w:val="15"/>
  </w:num>
  <w:num w:numId="16">
    <w:abstractNumId w:val="14"/>
  </w:num>
  <w:num w:numId="17">
    <w:abstractNumId w:val="1"/>
  </w:num>
  <w:num w:numId="18">
    <w:abstractNumId w:val="20"/>
  </w:num>
  <w:num w:numId="19">
    <w:abstractNumId w:val="23"/>
  </w:num>
  <w:num w:numId="20">
    <w:abstractNumId w:val="3"/>
  </w:num>
  <w:num w:numId="21">
    <w:abstractNumId w:val="6"/>
  </w:num>
  <w:num w:numId="22">
    <w:abstractNumId w:val="26"/>
  </w:num>
  <w:num w:numId="23">
    <w:abstractNumId w:val="10"/>
  </w:num>
  <w:num w:numId="24">
    <w:abstractNumId w:val="18"/>
  </w:num>
  <w:num w:numId="25">
    <w:abstractNumId w:val="5"/>
  </w:num>
  <w:num w:numId="26">
    <w:abstractNumId w:val="7"/>
  </w:num>
  <w:num w:numId="27">
    <w:abstractNumId w:val="21"/>
  </w:num>
  <w:num w:numId="28">
    <w:abstractNumId w:val="24"/>
  </w:num>
  <w:num w:numId="29">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7347"/>
    <w:rsid w:val="00000B17"/>
    <w:rsid w:val="0000124D"/>
    <w:rsid w:val="00002545"/>
    <w:rsid w:val="0000281C"/>
    <w:rsid w:val="00002E96"/>
    <w:rsid w:val="0000422A"/>
    <w:rsid w:val="00005330"/>
    <w:rsid w:val="00005391"/>
    <w:rsid w:val="000055CC"/>
    <w:rsid w:val="0000610B"/>
    <w:rsid w:val="000103B7"/>
    <w:rsid w:val="00010AD2"/>
    <w:rsid w:val="00011532"/>
    <w:rsid w:val="00011778"/>
    <w:rsid w:val="00011F04"/>
    <w:rsid w:val="00012F0B"/>
    <w:rsid w:val="000134FA"/>
    <w:rsid w:val="0001400B"/>
    <w:rsid w:val="000161FD"/>
    <w:rsid w:val="00016617"/>
    <w:rsid w:val="00016BD5"/>
    <w:rsid w:val="000174AA"/>
    <w:rsid w:val="0001755F"/>
    <w:rsid w:val="00017A9E"/>
    <w:rsid w:val="00020C80"/>
    <w:rsid w:val="00021712"/>
    <w:rsid w:val="000234A6"/>
    <w:rsid w:val="000243E6"/>
    <w:rsid w:val="000245F5"/>
    <w:rsid w:val="00025528"/>
    <w:rsid w:val="000256D0"/>
    <w:rsid w:val="000266B7"/>
    <w:rsid w:val="00027EC6"/>
    <w:rsid w:val="000324C8"/>
    <w:rsid w:val="000328BD"/>
    <w:rsid w:val="00033AA5"/>
    <w:rsid w:val="00034999"/>
    <w:rsid w:val="00035093"/>
    <w:rsid w:val="00035B4C"/>
    <w:rsid w:val="00035FEC"/>
    <w:rsid w:val="0003672D"/>
    <w:rsid w:val="0004161C"/>
    <w:rsid w:val="000429F4"/>
    <w:rsid w:val="00043196"/>
    <w:rsid w:val="0004371F"/>
    <w:rsid w:val="00043AFB"/>
    <w:rsid w:val="00043F95"/>
    <w:rsid w:val="00044696"/>
    <w:rsid w:val="000454EB"/>
    <w:rsid w:val="000459A4"/>
    <w:rsid w:val="000459F2"/>
    <w:rsid w:val="00047F0A"/>
    <w:rsid w:val="000503E0"/>
    <w:rsid w:val="00050B1A"/>
    <w:rsid w:val="00051C6D"/>
    <w:rsid w:val="00053BCB"/>
    <w:rsid w:val="00054B43"/>
    <w:rsid w:val="00055334"/>
    <w:rsid w:val="0005551F"/>
    <w:rsid w:val="00057213"/>
    <w:rsid w:val="00057768"/>
    <w:rsid w:val="000603A9"/>
    <w:rsid w:val="000603AB"/>
    <w:rsid w:val="00061042"/>
    <w:rsid w:val="00061E1D"/>
    <w:rsid w:val="00062E1C"/>
    <w:rsid w:val="000656B4"/>
    <w:rsid w:val="000663B0"/>
    <w:rsid w:val="00070B65"/>
    <w:rsid w:val="00070F1F"/>
    <w:rsid w:val="0007173E"/>
    <w:rsid w:val="00071F74"/>
    <w:rsid w:val="00073281"/>
    <w:rsid w:val="00075886"/>
    <w:rsid w:val="00075EB8"/>
    <w:rsid w:val="000768BF"/>
    <w:rsid w:val="00076C54"/>
    <w:rsid w:val="00077DCB"/>
    <w:rsid w:val="00080961"/>
    <w:rsid w:val="000830B3"/>
    <w:rsid w:val="000837A2"/>
    <w:rsid w:val="00083B26"/>
    <w:rsid w:val="00084A84"/>
    <w:rsid w:val="00086185"/>
    <w:rsid w:val="0008715D"/>
    <w:rsid w:val="000906B5"/>
    <w:rsid w:val="00090EBB"/>
    <w:rsid w:val="000924A2"/>
    <w:rsid w:val="00092997"/>
    <w:rsid w:val="000930EE"/>
    <w:rsid w:val="00094718"/>
    <w:rsid w:val="00095148"/>
    <w:rsid w:val="000A14FD"/>
    <w:rsid w:val="000A15A1"/>
    <w:rsid w:val="000A1E14"/>
    <w:rsid w:val="000A323F"/>
    <w:rsid w:val="000A41C2"/>
    <w:rsid w:val="000A50DF"/>
    <w:rsid w:val="000A646F"/>
    <w:rsid w:val="000A6D7F"/>
    <w:rsid w:val="000A7762"/>
    <w:rsid w:val="000A7F9B"/>
    <w:rsid w:val="000B1DE4"/>
    <w:rsid w:val="000B2352"/>
    <w:rsid w:val="000B29F8"/>
    <w:rsid w:val="000B3627"/>
    <w:rsid w:val="000B45DE"/>
    <w:rsid w:val="000B4866"/>
    <w:rsid w:val="000B5964"/>
    <w:rsid w:val="000B7B3F"/>
    <w:rsid w:val="000B7C65"/>
    <w:rsid w:val="000C0E90"/>
    <w:rsid w:val="000C177E"/>
    <w:rsid w:val="000C2959"/>
    <w:rsid w:val="000C3834"/>
    <w:rsid w:val="000C50D4"/>
    <w:rsid w:val="000C567A"/>
    <w:rsid w:val="000C5A2C"/>
    <w:rsid w:val="000C666E"/>
    <w:rsid w:val="000D15A7"/>
    <w:rsid w:val="000D536A"/>
    <w:rsid w:val="000D54DE"/>
    <w:rsid w:val="000D5CBE"/>
    <w:rsid w:val="000D6FC1"/>
    <w:rsid w:val="000D6FC3"/>
    <w:rsid w:val="000E0921"/>
    <w:rsid w:val="000E1E35"/>
    <w:rsid w:val="000E2AEB"/>
    <w:rsid w:val="000E3962"/>
    <w:rsid w:val="000E4AC1"/>
    <w:rsid w:val="000E55F6"/>
    <w:rsid w:val="000E7BC9"/>
    <w:rsid w:val="000F12C4"/>
    <w:rsid w:val="000F13C1"/>
    <w:rsid w:val="000F1C1A"/>
    <w:rsid w:val="000F289D"/>
    <w:rsid w:val="000F3810"/>
    <w:rsid w:val="000F52D3"/>
    <w:rsid w:val="000F5520"/>
    <w:rsid w:val="000F5E31"/>
    <w:rsid w:val="000F5F59"/>
    <w:rsid w:val="000F6514"/>
    <w:rsid w:val="000F6CD9"/>
    <w:rsid w:val="000F79AD"/>
    <w:rsid w:val="001008F5"/>
    <w:rsid w:val="00101482"/>
    <w:rsid w:val="001016D6"/>
    <w:rsid w:val="00104CA1"/>
    <w:rsid w:val="001053F4"/>
    <w:rsid w:val="00105773"/>
    <w:rsid w:val="00105C30"/>
    <w:rsid w:val="0010668A"/>
    <w:rsid w:val="00106B43"/>
    <w:rsid w:val="00110DAC"/>
    <w:rsid w:val="001114D6"/>
    <w:rsid w:val="00111CBC"/>
    <w:rsid w:val="0011227F"/>
    <w:rsid w:val="0011346B"/>
    <w:rsid w:val="00113BA4"/>
    <w:rsid w:val="001148FC"/>
    <w:rsid w:val="001149E3"/>
    <w:rsid w:val="00115A04"/>
    <w:rsid w:val="00115E70"/>
    <w:rsid w:val="001174D8"/>
    <w:rsid w:val="00117504"/>
    <w:rsid w:val="00117573"/>
    <w:rsid w:val="0012008E"/>
    <w:rsid w:val="001206CD"/>
    <w:rsid w:val="00120D8A"/>
    <w:rsid w:val="00121D64"/>
    <w:rsid w:val="00122485"/>
    <w:rsid w:val="00122CEF"/>
    <w:rsid w:val="00130ACA"/>
    <w:rsid w:val="00131E26"/>
    <w:rsid w:val="00132D15"/>
    <w:rsid w:val="001335E8"/>
    <w:rsid w:val="00134D2A"/>
    <w:rsid w:val="00136858"/>
    <w:rsid w:val="00137505"/>
    <w:rsid w:val="00145D79"/>
    <w:rsid w:val="00146B72"/>
    <w:rsid w:val="00146F41"/>
    <w:rsid w:val="00146FB2"/>
    <w:rsid w:val="00150293"/>
    <w:rsid w:val="00151D3F"/>
    <w:rsid w:val="00152014"/>
    <w:rsid w:val="00152E25"/>
    <w:rsid w:val="00152F8A"/>
    <w:rsid w:val="00153886"/>
    <w:rsid w:val="001551E3"/>
    <w:rsid w:val="001564C2"/>
    <w:rsid w:val="00157DC6"/>
    <w:rsid w:val="001601A2"/>
    <w:rsid w:val="00160641"/>
    <w:rsid w:val="0016067D"/>
    <w:rsid w:val="001621E4"/>
    <w:rsid w:val="0016258F"/>
    <w:rsid w:val="00162770"/>
    <w:rsid w:val="0016289B"/>
    <w:rsid w:val="00162E6A"/>
    <w:rsid w:val="00163971"/>
    <w:rsid w:val="00165A41"/>
    <w:rsid w:val="00166E85"/>
    <w:rsid w:val="00167094"/>
    <w:rsid w:val="0016775C"/>
    <w:rsid w:val="00171683"/>
    <w:rsid w:val="00171D5C"/>
    <w:rsid w:val="001722CB"/>
    <w:rsid w:val="001726B4"/>
    <w:rsid w:val="00174BE2"/>
    <w:rsid w:val="001750C7"/>
    <w:rsid w:val="0017588A"/>
    <w:rsid w:val="001819E8"/>
    <w:rsid w:val="00183184"/>
    <w:rsid w:val="0018322B"/>
    <w:rsid w:val="001833E8"/>
    <w:rsid w:val="00183716"/>
    <w:rsid w:val="001847C2"/>
    <w:rsid w:val="00184D0E"/>
    <w:rsid w:val="00186109"/>
    <w:rsid w:val="001861C9"/>
    <w:rsid w:val="0018625E"/>
    <w:rsid w:val="0019155A"/>
    <w:rsid w:val="001917BE"/>
    <w:rsid w:val="00191805"/>
    <w:rsid w:val="001918DD"/>
    <w:rsid w:val="00191C0B"/>
    <w:rsid w:val="00193065"/>
    <w:rsid w:val="00193255"/>
    <w:rsid w:val="00193265"/>
    <w:rsid w:val="0019358E"/>
    <w:rsid w:val="00193716"/>
    <w:rsid w:val="0019392A"/>
    <w:rsid w:val="00193EFA"/>
    <w:rsid w:val="00194727"/>
    <w:rsid w:val="00194B9E"/>
    <w:rsid w:val="00194D67"/>
    <w:rsid w:val="00195EF5"/>
    <w:rsid w:val="00195F78"/>
    <w:rsid w:val="001976DE"/>
    <w:rsid w:val="001A1285"/>
    <w:rsid w:val="001A3458"/>
    <w:rsid w:val="001A3C80"/>
    <w:rsid w:val="001A3D18"/>
    <w:rsid w:val="001A5B5F"/>
    <w:rsid w:val="001A5E94"/>
    <w:rsid w:val="001A6352"/>
    <w:rsid w:val="001A65A2"/>
    <w:rsid w:val="001A6AD1"/>
    <w:rsid w:val="001A72EB"/>
    <w:rsid w:val="001A7E3D"/>
    <w:rsid w:val="001B0F13"/>
    <w:rsid w:val="001B2BBA"/>
    <w:rsid w:val="001B2F5C"/>
    <w:rsid w:val="001B36C4"/>
    <w:rsid w:val="001B4C1B"/>
    <w:rsid w:val="001B4ECD"/>
    <w:rsid w:val="001B574A"/>
    <w:rsid w:val="001B6860"/>
    <w:rsid w:val="001B696C"/>
    <w:rsid w:val="001B6F63"/>
    <w:rsid w:val="001C0480"/>
    <w:rsid w:val="001C1B50"/>
    <w:rsid w:val="001C21A5"/>
    <w:rsid w:val="001C2325"/>
    <w:rsid w:val="001C4D9C"/>
    <w:rsid w:val="001C5833"/>
    <w:rsid w:val="001C5D70"/>
    <w:rsid w:val="001C611A"/>
    <w:rsid w:val="001C6A40"/>
    <w:rsid w:val="001C7F4D"/>
    <w:rsid w:val="001D0087"/>
    <w:rsid w:val="001D1DA1"/>
    <w:rsid w:val="001D3DC9"/>
    <w:rsid w:val="001D430A"/>
    <w:rsid w:val="001D4326"/>
    <w:rsid w:val="001D561C"/>
    <w:rsid w:val="001D72ED"/>
    <w:rsid w:val="001E0043"/>
    <w:rsid w:val="001E0365"/>
    <w:rsid w:val="001E09AD"/>
    <w:rsid w:val="001E191C"/>
    <w:rsid w:val="001E21FF"/>
    <w:rsid w:val="001E26D7"/>
    <w:rsid w:val="001E2F97"/>
    <w:rsid w:val="001E48A8"/>
    <w:rsid w:val="001E570D"/>
    <w:rsid w:val="001E6365"/>
    <w:rsid w:val="001E66C9"/>
    <w:rsid w:val="001E6EA2"/>
    <w:rsid w:val="001F1A72"/>
    <w:rsid w:val="001F207E"/>
    <w:rsid w:val="001F2933"/>
    <w:rsid w:val="001F2B88"/>
    <w:rsid w:val="001F3DEC"/>
    <w:rsid w:val="001F3F52"/>
    <w:rsid w:val="001F4892"/>
    <w:rsid w:val="001F4917"/>
    <w:rsid w:val="001F6539"/>
    <w:rsid w:val="002017FD"/>
    <w:rsid w:val="00201C51"/>
    <w:rsid w:val="00202CFB"/>
    <w:rsid w:val="00202FA1"/>
    <w:rsid w:val="002030B2"/>
    <w:rsid w:val="00203A40"/>
    <w:rsid w:val="002048AC"/>
    <w:rsid w:val="00204965"/>
    <w:rsid w:val="002070A5"/>
    <w:rsid w:val="002114CE"/>
    <w:rsid w:val="00212ACE"/>
    <w:rsid w:val="0021349D"/>
    <w:rsid w:val="00213CBB"/>
    <w:rsid w:val="00213D57"/>
    <w:rsid w:val="002146EA"/>
    <w:rsid w:val="00216740"/>
    <w:rsid w:val="00216F46"/>
    <w:rsid w:val="00216FCB"/>
    <w:rsid w:val="00217BE8"/>
    <w:rsid w:val="00221FB6"/>
    <w:rsid w:val="00222895"/>
    <w:rsid w:val="00223518"/>
    <w:rsid w:val="0022365A"/>
    <w:rsid w:val="0022471D"/>
    <w:rsid w:val="00226040"/>
    <w:rsid w:val="002266D7"/>
    <w:rsid w:val="00227251"/>
    <w:rsid w:val="00227399"/>
    <w:rsid w:val="0023383B"/>
    <w:rsid w:val="0023628A"/>
    <w:rsid w:val="00237BFB"/>
    <w:rsid w:val="00237E35"/>
    <w:rsid w:val="0024002F"/>
    <w:rsid w:val="002403D2"/>
    <w:rsid w:val="0024062D"/>
    <w:rsid w:val="00240C95"/>
    <w:rsid w:val="00241F0E"/>
    <w:rsid w:val="00242180"/>
    <w:rsid w:val="00245EBA"/>
    <w:rsid w:val="00246E84"/>
    <w:rsid w:val="00246ECD"/>
    <w:rsid w:val="002472EE"/>
    <w:rsid w:val="00247582"/>
    <w:rsid w:val="00250306"/>
    <w:rsid w:val="00250B5B"/>
    <w:rsid w:val="00251993"/>
    <w:rsid w:val="00251C9E"/>
    <w:rsid w:val="00252308"/>
    <w:rsid w:val="002532A5"/>
    <w:rsid w:val="00253CBE"/>
    <w:rsid w:val="002551C4"/>
    <w:rsid w:val="00255B67"/>
    <w:rsid w:val="0025667F"/>
    <w:rsid w:val="002569E9"/>
    <w:rsid w:val="00256B1D"/>
    <w:rsid w:val="00256B36"/>
    <w:rsid w:val="00257953"/>
    <w:rsid w:val="00257E0E"/>
    <w:rsid w:val="00261A20"/>
    <w:rsid w:val="00263976"/>
    <w:rsid w:val="00265596"/>
    <w:rsid w:val="00266CB9"/>
    <w:rsid w:val="00272534"/>
    <w:rsid w:val="00272865"/>
    <w:rsid w:val="002743B2"/>
    <w:rsid w:val="00274DEB"/>
    <w:rsid w:val="00276A89"/>
    <w:rsid w:val="0027788E"/>
    <w:rsid w:val="00277EF2"/>
    <w:rsid w:val="00281640"/>
    <w:rsid w:val="00282999"/>
    <w:rsid w:val="00283008"/>
    <w:rsid w:val="002832B0"/>
    <w:rsid w:val="0028346F"/>
    <w:rsid w:val="002843D6"/>
    <w:rsid w:val="00284BC8"/>
    <w:rsid w:val="002852D8"/>
    <w:rsid w:val="00285CAA"/>
    <w:rsid w:val="0029030C"/>
    <w:rsid w:val="00290BAC"/>
    <w:rsid w:val="0029106B"/>
    <w:rsid w:val="00291EBC"/>
    <w:rsid w:val="00292129"/>
    <w:rsid w:val="00294381"/>
    <w:rsid w:val="00294CCA"/>
    <w:rsid w:val="0029597C"/>
    <w:rsid w:val="00296CAD"/>
    <w:rsid w:val="002A3BF9"/>
    <w:rsid w:val="002A3D8F"/>
    <w:rsid w:val="002A3F96"/>
    <w:rsid w:val="002A43EF"/>
    <w:rsid w:val="002A4B45"/>
    <w:rsid w:val="002A57EF"/>
    <w:rsid w:val="002A6E08"/>
    <w:rsid w:val="002A6EFB"/>
    <w:rsid w:val="002A7230"/>
    <w:rsid w:val="002B030E"/>
    <w:rsid w:val="002B1541"/>
    <w:rsid w:val="002B191F"/>
    <w:rsid w:val="002B267E"/>
    <w:rsid w:val="002B2B7F"/>
    <w:rsid w:val="002B2BB1"/>
    <w:rsid w:val="002B2E5A"/>
    <w:rsid w:val="002B35F3"/>
    <w:rsid w:val="002B3A75"/>
    <w:rsid w:val="002B4CE2"/>
    <w:rsid w:val="002B5CFC"/>
    <w:rsid w:val="002B64F1"/>
    <w:rsid w:val="002B71FD"/>
    <w:rsid w:val="002B7512"/>
    <w:rsid w:val="002B75EE"/>
    <w:rsid w:val="002B7FE1"/>
    <w:rsid w:val="002C06AB"/>
    <w:rsid w:val="002C0A97"/>
    <w:rsid w:val="002C1187"/>
    <w:rsid w:val="002C1DD7"/>
    <w:rsid w:val="002C3B91"/>
    <w:rsid w:val="002C461E"/>
    <w:rsid w:val="002C4A1D"/>
    <w:rsid w:val="002D429E"/>
    <w:rsid w:val="002D4EEF"/>
    <w:rsid w:val="002D58B0"/>
    <w:rsid w:val="002D5D9F"/>
    <w:rsid w:val="002D6095"/>
    <w:rsid w:val="002D6336"/>
    <w:rsid w:val="002D72A8"/>
    <w:rsid w:val="002E0A1D"/>
    <w:rsid w:val="002E20EF"/>
    <w:rsid w:val="002E2B11"/>
    <w:rsid w:val="002E2E79"/>
    <w:rsid w:val="002E33CD"/>
    <w:rsid w:val="002E42D2"/>
    <w:rsid w:val="002E527B"/>
    <w:rsid w:val="002F0969"/>
    <w:rsid w:val="002F0C0B"/>
    <w:rsid w:val="002F133E"/>
    <w:rsid w:val="002F1A77"/>
    <w:rsid w:val="002F3463"/>
    <w:rsid w:val="002F4145"/>
    <w:rsid w:val="002F4497"/>
    <w:rsid w:val="002F4692"/>
    <w:rsid w:val="002F4E07"/>
    <w:rsid w:val="002F59CA"/>
    <w:rsid w:val="002F6118"/>
    <w:rsid w:val="002F6A33"/>
    <w:rsid w:val="002F7107"/>
    <w:rsid w:val="002F7406"/>
    <w:rsid w:val="00300052"/>
    <w:rsid w:val="00300674"/>
    <w:rsid w:val="0030084B"/>
    <w:rsid w:val="0030115F"/>
    <w:rsid w:val="00301ED4"/>
    <w:rsid w:val="0030211C"/>
    <w:rsid w:val="003024F5"/>
    <w:rsid w:val="0030327D"/>
    <w:rsid w:val="00303ADF"/>
    <w:rsid w:val="00304458"/>
    <w:rsid w:val="00304AF6"/>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0DB4"/>
    <w:rsid w:val="003211BF"/>
    <w:rsid w:val="00323CDB"/>
    <w:rsid w:val="00323ED7"/>
    <w:rsid w:val="00324B5A"/>
    <w:rsid w:val="00324E46"/>
    <w:rsid w:val="00325161"/>
    <w:rsid w:val="00325E9C"/>
    <w:rsid w:val="00327722"/>
    <w:rsid w:val="00330D53"/>
    <w:rsid w:val="0033385A"/>
    <w:rsid w:val="00334679"/>
    <w:rsid w:val="003357FD"/>
    <w:rsid w:val="003374EC"/>
    <w:rsid w:val="003378A2"/>
    <w:rsid w:val="00337ADF"/>
    <w:rsid w:val="00337BEB"/>
    <w:rsid w:val="0034019C"/>
    <w:rsid w:val="003405FF"/>
    <w:rsid w:val="00340D92"/>
    <w:rsid w:val="0034181D"/>
    <w:rsid w:val="00342020"/>
    <w:rsid w:val="003429E5"/>
    <w:rsid w:val="0034450C"/>
    <w:rsid w:val="00345852"/>
    <w:rsid w:val="0034617F"/>
    <w:rsid w:val="00347C6B"/>
    <w:rsid w:val="00347DEC"/>
    <w:rsid w:val="00350C01"/>
    <w:rsid w:val="003512DF"/>
    <w:rsid w:val="00351B6E"/>
    <w:rsid w:val="0035301E"/>
    <w:rsid w:val="00356340"/>
    <w:rsid w:val="00356B10"/>
    <w:rsid w:val="00356C31"/>
    <w:rsid w:val="00360776"/>
    <w:rsid w:val="00361ABA"/>
    <w:rsid w:val="00361BD5"/>
    <w:rsid w:val="00364271"/>
    <w:rsid w:val="00364BF9"/>
    <w:rsid w:val="003704D2"/>
    <w:rsid w:val="00370C62"/>
    <w:rsid w:val="00371AC3"/>
    <w:rsid w:val="003727E2"/>
    <w:rsid w:val="003741F5"/>
    <w:rsid w:val="00374B6F"/>
    <w:rsid w:val="0037612A"/>
    <w:rsid w:val="00377CA7"/>
    <w:rsid w:val="00377DCC"/>
    <w:rsid w:val="0038038D"/>
    <w:rsid w:val="00380B9F"/>
    <w:rsid w:val="00380D8C"/>
    <w:rsid w:val="0038107E"/>
    <w:rsid w:val="00382F9C"/>
    <w:rsid w:val="00382FD8"/>
    <w:rsid w:val="003838EC"/>
    <w:rsid w:val="00385770"/>
    <w:rsid w:val="00386BE7"/>
    <w:rsid w:val="00387478"/>
    <w:rsid w:val="00390C6C"/>
    <w:rsid w:val="00391EF0"/>
    <w:rsid w:val="003932CB"/>
    <w:rsid w:val="003936A8"/>
    <w:rsid w:val="00393EBC"/>
    <w:rsid w:val="00394F89"/>
    <w:rsid w:val="0039656D"/>
    <w:rsid w:val="0039692F"/>
    <w:rsid w:val="0039697E"/>
    <w:rsid w:val="00396B6D"/>
    <w:rsid w:val="00397CF6"/>
    <w:rsid w:val="003A0BC0"/>
    <w:rsid w:val="003A0D72"/>
    <w:rsid w:val="003A3F5C"/>
    <w:rsid w:val="003A4870"/>
    <w:rsid w:val="003A5945"/>
    <w:rsid w:val="003A68A8"/>
    <w:rsid w:val="003A6EAE"/>
    <w:rsid w:val="003B091E"/>
    <w:rsid w:val="003B0C6A"/>
    <w:rsid w:val="003B123C"/>
    <w:rsid w:val="003B28D1"/>
    <w:rsid w:val="003B3F41"/>
    <w:rsid w:val="003B3FFB"/>
    <w:rsid w:val="003B488D"/>
    <w:rsid w:val="003B4C4D"/>
    <w:rsid w:val="003C07AA"/>
    <w:rsid w:val="003C096F"/>
    <w:rsid w:val="003C1B6F"/>
    <w:rsid w:val="003C2817"/>
    <w:rsid w:val="003C35F9"/>
    <w:rsid w:val="003C43F4"/>
    <w:rsid w:val="003C4793"/>
    <w:rsid w:val="003C4BC5"/>
    <w:rsid w:val="003C534A"/>
    <w:rsid w:val="003C5727"/>
    <w:rsid w:val="003C5CBB"/>
    <w:rsid w:val="003C60E9"/>
    <w:rsid w:val="003C6695"/>
    <w:rsid w:val="003C7504"/>
    <w:rsid w:val="003C774E"/>
    <w:rsid w:val="003C7854"/>
    <w:rsid w:val="003C790C"/>
    <w:rsid w:val="003D0BC3"/>
    <w:rsid w:val="003D1673"/>
    <w:rsid w:val="003D1889"/>
    <w:rsid w:val="003D457D"/>
    <w:rsid w:val="003D5307"/>
    <w:rsid w:val="003D69B2"/>
    <w:rsid w:val="003D738B"/>
    <w:rsid w:val="003D7CD3"/>
    <w:rsid w:val="003E0D63"/>
    <w:rsid w:val="003E10D1"/>
    <w:rsid w:val="003E1645"/>
    <w:rsid w:val="003E3AC7"/>
    <w:rsid w:val="003E5B7A"/>
    <w:rsid w:val="003E64BD"/>
    <w:rsid w:val="003E6FFB"/>
    <w:rsid w:val="003E7ABA"/>
    <w:rsid w:val="003F0D1A"/>
    <w:rsid w:val="003F1E44"/>
    <w:rsid w:val="003F2994"/>
    <w:rsid w:val="003F4162"/>
    <w:rsid w:val="003F4716"/>
    <w:rsid w:val="003F5E09"/>
    <w:rsid w:val="003F6810"/>
    <w:rsid w:val="003F723A"/>
    <w:rsid w:val="004017F2"/>
    <w:rsid w:val="0040243B"/>
    <w:rsid w:val="0040305F"/>
    <w:rsid w:val="00403697"/>
    <w:rsid w:val="00403E38"/>
    <w:rsid w:val="00403FA2"/>
    <w:rsid w:val="00404969"/>
    <w:rsid w:val="004078BD"/>
    <w:rsid w:val="00410A74"/>
    <w:rsid w:val="00410EE9"/>
    <w:rsid w:val="00411E56"/>
    <w:rsid w:val="00413784"/>
    <w:rsid w:val="00413D28"/>
    <w:rsid w:val="00413FF0"/>
    <w:rsid w:val="004203AF"/>
    <w:rsid w:val="00422FA9"/>
    <w:rsid w:val="00423067"/>
    <w:rsid w:val="00424651"/>
    <w:rsid w:val="004256B6"/>
    <w:rsid w:val="00426E99"/>
    <w:rsid w:val="00427664"/>
    <w:rsid w:val="00427E5B"/>
    <w:rsid w:val="00427FEB"/>
    <w:rsid w:val="0043082A"/>
    <w:rsid w:val="00430A37"/>
    <w:rsid w:val="004331AE"/>
    <w:rsid w:val="00433A0D"/>
    <w:rsid w:val="00434906"/>
    <w:rsid w:val="00434FE7"/>
    <w:rsid w:val="00435819"/>
    <w:rsid w:val="00437792"/>
    <w:rsid w:val="004416C0"/>
    <w:rsid w:val="004419A5"/>
    <w:rsid w:val="004430D4"/>
    <w:rsid w:val="00444F6C"/>
    <w:rsid w:val="004453FE"/>
    <w:rsid w:val="004458DB"/>
    <w:rsid w:val="00445EC6"/>
    <w:rsid w:val="004462E7"/>
    <w:rsid w:val="00446E8E"/>
    <w:rsid w:val="00447048"/>
    <w:rsid w:val="004479E2"/>
    <w:rsid w:val="00451716"/>
    <w:rsid w:val="00452208"/>
    <w:rsid w:val="00452A06"/>
    <w:rsid w:val="00452A29"/>
    <w:rsid w:val="0045383F"/>
    <w:rsid w:val="004541B6"/>
    <w:rsid w:val="004545F0"/>
    <w:rsid w:val="00454AEF"/>
    <w:rsid w:val="00454E32"/>
    <w:rsid w:val="00455877"/>
    <w:rsid w:val="0045786D"/>
    <w:rsid w:val="00457BC0"/>
    <w:rsid w:val="0046135D"/>
    <w:rsid w:val="00462C6A"/>
    <w:rsid w:val="00462FAF"/>
    <w:rsid w:val="00464172"/>
    <w:rsid w:val="00464B1A"/>
    <w:rsid w:val="00464F1B"/>
    <w:rsid w:val="00465BBA"/>
    <w:rsid w:val="00466C8C"/>
    <w:rsid w:val="00467178"/>
    <w:rsid w:val="004672CF"/>
    <w:rsid w:val="00467347"/>
    <w:rsid w:val="00470197"/>
    <w:rsid w:val="00470CB9"/>
    <w:rsid w:val="004718DB"/>
    <w:rsid w:val="00471F15"/>
    <w:rsid w:val="004742EC"/>
    <w:rsid w:val="004758D8"/>
    <w:rsid w:val="00475E4A"/>
    <w:rsid w:val="00475EB2"/>
    <w:rsid w:val="00476F56"/>
    <w:rsid w:val="00477C53"/>
    <w:rsid w:val="00481638"/>
    <w:rsid w:val="00481992"/>
    <w:rsid w:val="00482124"/>
    <w:rsid w:val="0048284A"/>
    <w:rsid w:val="004828B1"/>
    <w:rsid w:val="004833AA"/>
    <w:rsid w:val="00483446"/>
    <w:rsid w:val="004838D0"/>
    <w:rsid w:val="00485127"/>
    <w:rsid w:val="00485F70"/>
    <w:rsid w:val="00487746"/>
    <w:rsid w:val="00487BD1"/>
    <w:rsid w:val="004933A0"/>
    <w:rsid w:val="00493723"/>
    <w:rsid w:val="00493E34"/>
    <w:rsid w:val="004941B1"/>
    <w:rsid w:val="0049566F"/>
    <w:rsid w:val="00497763"/>
    <w:rsid w:val="004A0995"/>
    <w:rsid w:val="004A1784"/>
    <w:rsid w:val="004A2551"/>
    <w:rsid w:val="004A2E5E"/>
    <w:rsid w:val="004A3B73"/>
    <w:rsid w:val="004A430E"/>
    <w:rsid w:val="004A4C68"/>
    <w:rsid w:val="004A52DE"/>
    <w:rsid w:val="004A540C"/>
    <w:rsid w:val="004A5932"/>
    <w:rsid w:val="004A5A98"/>
    <w:rsid w:val="004B18B9"/>
    <w:rsid w:val="004B3122"/>
    <w:rsid w:val="004B51A6"/>
    <w:rsid w:val="004B64A3"/>
    <w:rsid w:val="004C04CA"/>
    <w:rsid w:val="004C0E6B"/>
    <w:rsid w:val="004C42CB"/>
    <w:rsid w:val="004C4DC6"/>
    <w:rsid w:val="004C7190"/>
    <w:rsid w:val="004C726E"/>
    <w:rsid w:val="004C7AB9"/>
    <w:rsid w:val="004D19D1"/>
    <w:rsid w:val="004D2AB8"/>
    <w:rsid w:val="004D4133"/>
    <w:rsid w:val="004D546D"/>
    <w:rsid w:val="004E03A0"/>
    <w:rsid w:val="004E0C30"/>
    <w:rsid w:val="004E13BC"/>
    <w:rsid w:val="004E1593"/>
    <w:rsid w:val="004E2544"/>
    <w:rsid w:val="004E30DE"/>
    <w:rsid w:val="004E36D3"/>
    <w:rsid w:val="004E5498"/>
    <w:rsid w:val="004E6491"/>
    <w:rsid w:val="004E6E83"/>
    <w:rsid w:val="004E786A"/>
    <w:rsid w:val="004F1834"/>
    <w:rsid w:val="004F199D"/>
    <w:rsid w:val="004F3D48"/>
    <w:rsid w:val="004F4B28"/>
    <w:rsid w:val="004F523C"/>
    <w:rsid w:val="004F54FA"/>
    <w:rsid w:val="004F77F7"/>
    <w:rsid w:val="004F7BF1"/>
    <w:rsid w:val="00500545"/>
    <w:rsid w:val="005041EE"/>
    <w:rsid w:val="005048AA"/>
    <w:rsid w:val="00504BAD"/>
    <w:rsid w:val="00505271"/>
    <w:rsid w:val="0050586B"/>
    <w:rsid w:val="005062AF"/>
    <w:rsid w:val="005063AC"/>
    <w:rsid w:val="005065DF"/>
    <w:rsid w:val="005068C6"/>
    <w:rsid w:val="00506BBE"/>
    <w:rsid w:val="005071EA"/>
    <w:rsid w:val="00510572"/>
    <w:rsid w:val="0051079E"/>
    <w:rsid w:val="0051126E"/>
    <w:rsid w:val="00511DFC"/>
    <w:rsid w:val="00512CBC"/>
    <w:rsid w:val="00514961"/>
    <w:rsid w:val="00515376"/>
    <w:rsid w:val="0051538E"/>
    <w:rsid w:val="0051762C"/>
    <w:rsid w:val="00520CF5"/>
    <w:rsid w:val="005210AF"/>
    <w:rsid w:val="0052166F"/>
    <w:rsid w:val="00521CBA"/>
    <w:rsid w:val="00523441"/>
    <w:rsid w:val="0052357E"/>
    <w:rsid w:val="00523783"/>
    <w:rsid w:val="005244F9"/>
    <w:rsid w:val="00525258"/>
    <w:rsid w:val="005259CB"/>
    <w:rsid w:val="00526AB7"/>
    <w:rsid w:val="005276BB"/>
    <w:rsid w:val="00527B30"/>
    <w:rsid w:val="00527DE4"/>
    <w:rsid w:val="00530C4D"/>
    <w:rsid w:val="00530F23"/>
    <w:rsid w:val="00532D5F"/>
    <w:rsid w:val="00533CC6"/>
    <w:rsid w:val="00534FBB"/>
    <w:rsid w:val="00535AF6"/>
    <w:rsid w:val="00537ECF"/>
    <w:rsid w:val="00537F3A"/>
    <w:rsid w:val="0054077C"/>
    <w:rsid w:val="0054089F"/>
    <w:rsid w:val="00541CB8"/>
    <w:rsid w:val="00542050"/>
    <w:rsid w:val="00542624"/>
    <w:rsid w:val="0054271F"/>
    <w:rsid w:val="0054288A"/>
    <w:rsid w:val="00543063"/>
    <w:rsid w:val="00543503"/>
    <w:rsid w:val="005441AF"/>
    <w:rsid w:val="00544403"/>
    <w:rsid w:val="0054489C"/>
    <w:rsid w:val="00545895"/>
    <w:rsid w:val="00545FEA"/>
    <w:rsid w:val="00546A1E"/>
    <w:rsid w:val="00550B7C"/>
    <w:rsid w:val="00551289"/>
    <w:rsid w:val="00551BC0"/>
    <w:rsid w:val="0055343B"/>
    <w:rsid w:val="00554DBB"/>
    <w:rsid w:val="00554F61"/>
    <w:rsid w:val="005555FF"/>
    <w:rsid w:val="00556C68"/>
    <w:rsid w:val="0056010F"/>
    <w:rsid w:val="005601E6"/>
    <w:rsid w:val="0056046D"/>
    <w:rsid w:val="0056099C"/>
    <w:rsid w:val="00563044"/>
    <w:rsid w:val="00564AED"/>
    <w:rsid w:val="00565054"/>
    <w:rsid w:val="00565F54"/>
    <w:rsid w:val="0056616A"/>
    <w:rsid w:val="00566CDB"/>
    <w:rsid w:val="00567E80"/>
    <w:rsid w:val="0057166A"/>
    <w:rsid w:val="00572A72"/>
    <w:rsid w:val="00572F17"/>
    <w:rsid w:val="005733E5"/>
    <w:rsid w:val="00573A74"/>
    <w:rsid w:val="00575236"/>
    <w:rsid w:val="00577AAB"/>
    <w:rsid w:val="00580767"/>
    <w:rsid w:val="00580DA6"/>
    <w:rsid w:val="0058140B"/>
    <w:rsid w:val="00581BB2"/>
    <w:rsid w:val="00582356"/>
    <w:rsid w:val="005825F6"/>
    <w:rsid w:val="00582713"/>
    <w:rsid w:val="00582C57"/>
    <w:rsid w:val="00582F71"/>
    <w:rsid w:val="005865FB"/>
    <w:rsid w:val="0058719F"/>
    <w:rsid w:val="00587ED8"/>
    <w:rsid w:val="00590F05"/>
    <w:rsid w:val="00592088"/>
    <w:rsid w:val="00592BE5"/>
    <w:rsid w:val="00592FFA"/>
    <w:rsid w:val="00594248"/>
    <w:rsid w:val="005947F8"/>
    <w:rsid w:val="00594AD8"/>
    <w:rsid w:val="0059571D"/>
    <w:rsid w:val="00596AFE"/>
    <w:rsid w:val="00597D34"/>
    <w:rsid w:val="005A1039"/>
    <w:rsid w:val="005A161A"/>
    <w:rsid w:val="005A18E4"/>
    <w:rsid w:val="005A1B27"/>
    <w:rsid w:val="005A23DF"/>
    <w:rsid w:val="005A4E20"/>
    <w:rsid w:val="005A7665"/>
    <w:rsid w:val="005A76B8"/>
    <w:rsid w:val="005B0896"/>
    <w:rsid w:val="005B0F98"/>
    <w:rsid w:val="005B1325"/>
    <w:rsid w:val="005B141C"/>
    <w:rsid w:val="005B1776"/>
    <w:rsid w:val="005B1930"/>
    <w:rsid w:val="005B2B4E"/>
    <w:rsid w:val="005B3021"/>
    <w:rsid w:val="005B44F0"/>
    <w:rsid w:val="005B4761"/>
    <w:rsid w:val="005B4E1C"/>
    <w:rsid w:val="005B53B5"/>
    <w:rsid w:val="005B735F"/>
    <w:rsid w:val="005B73B1"/>
    <w:rsid w:val="005B782F"/>
    <w:rsid w:val="005B7A03"/>
    <w:rsid w:val="005B7FAC"/>
    <w:rsid w:val="005C33EE"/>
    <w:rsid w:val="005C3719"/>
    <w:rsid w:val="005C5B34"/>
    <w:rsid w:val="005C63AA"/>
    <w:rsid w:val="005C71E6"/>
    <w:rsid w:val="005D2E59"/>
    <w:rsid w:val="005D4926"/>
    <w:rsid w:val="005D4CC0"/>
    <w:rsid w:val="005D6AA9"/>
    <w:rsid w:val="005D75E6"/>
    <w:rsid w:val="005E0B84"/>
    <w:rsid w:val="005E3AFA"/>
    <w:rsid w:val="005E3BFE"/>
    <w:rsid w:val="005E45B9"/>
    <w:rsid w:val="005E4DAF"/>
    <w:rsid w:val="005E54F3"/>
    <w:rsid w:val="005E586E"/>
    <w:rsid w:val="005E58F2"/>
    <w:rsid w:val="005E62A7"/>
    <w:rsid w:val="005E6758"/>
    <w:rsid w:val="005E6F5A"/>
    <w:rsid w:val="005E73AC"/>
    <w:rsid w:val="005E79F7"/>
    <w:rsid w:val="005E7EAB"/>
    <w:rsid w:val="005F0E29"/>
    <w:rsid w:val="005F0EA8"/>
    <w:rsid w:val="005F1A1B"/>
    <w:rsid w:val="005F20B3"/>
    <w:rsid w:val="005F4F95"/>
    <w:rsid w:val="005F5503"/>
    <w:rsid w:val="005F71A2"/>
    <w:rsid w:val="006008E2"/>
    <w:rsid w:val="0060123C"/>
    <w:rsid w:val="0060186A"/>
    <w:rsid w:val="00601877"/>
    <w:rsid w:val="00603669"/>
    <w:rsid w:val="0060373C"/>
    <w:rsid w:val="006044E8"/>
    <w:rsid w:val="006049AC"/>
    <w:rsid w:val="006064A7"/>
    <w:rsid w:val="00607CCF"/>
    <w:rsid w:val="00611249"/>
    <w:rsid w:val="00611CAF"/>
    <w:rsid w:val="00612640"/>
    <w:rsid w:val="006148EE"/>
    <w:rsid w:val="00614BED"/>
    <w:rsid w:val="00615773"/>
    <w:rsid w:val="00616591"/>
    <w:rsid w:val="00620012"/>
    <w:rsid w:val="00620A0C"/>
    <w:rsid w:val="00620C79"/>
    <w:rsid w:val="00623161"/>
    <w:rsid w:val="006232B2"/>
    <w:rsid w:val="006238E6"/>
    <w:rsid w:val="00623C8E"/>
    <w:rsid w:val="00623F80"/>
    <w:rsid w:val="00625995"/>
    <w:rsid w:val="00625D9E"/>
    <w:rsid w:val="0062704E"/>
    <w:rsid w:val="006274B8"/>
    <w:rsid w:val="006311A1"/>
    <w:rsid w:val="00631F49"/>
    <w:rsid w:val="006330E1"/>
    <w:rsid w:val="006335D5"/>
    <w:rsid w:val="00633647"/>
    <w:rsid w:val="00633AE2"/>
    <w:rsid w:val="00633D1C"/>
    <w:rsid w:val="00634215"/>
    <w:rsid w:val="006350EE"/>
    <w:rsid w:val="006355EE"/>
    <w:rsid w:val="00635804"/>
    <w:rsid w:val="0063680F"/>
    <w:rsid w:val="0064076C"/>
    <w:rsid w:val="00641343"/>
    <w:rsid w:val="00641383"/>
    <w:rsid w:val="0064226D"/>
    <w:rsid w:val="00642DBB"/>
    <w:rsid w:val="00643AF8"/>
    <w:rsid w:val="006461F9"/>
    <w:rsid w:val="00646C72"/>
    <w:rsid w:val="006513E2"/>
    <w:rsid w:val="0065397E"/>
    <w:rsid w:val="00656658"/>
    <w:rsid w:val="00656EC5"/>
    <w:rsid w:val="00657108"/>
    <w:rsid w:val="0066043D"/>
    <w:rsid w:val="00660715"/>
    <w:rsid w:val="00661143"/>
    <w:rsid w:val="006615E9"/>
    <w:rsid w:val="00662A33"/>
    <w:rsid w:val="006630EA"/>
    <w:rsid w:val="00663D62"/>
    <w:rsid w:val="006645B6"/>
    <w:rsid w:val="00665030"/>
    <w:rsid w:val="006651AD"/>
    <w:rsid w:val="00666DA7"/>
    <w:rsid w:val="00667476"/>
    <w:rsid w:val="006720A5"/>
    <w:rsid w:val="00675C05"/>
    <w:rsid w:val="00675E80"/>
    <w:rsid w:val="00676989"/>
    <w:rsid w:val="00676E1A"/>
    <w:rsid w:val="00676E47"/>
    <w:rsid w:val="0068038E"/>
    <w:rsid w:val="006808C3"/>
    <w:rsid w:val="00682439"/>
    <w:rsid w:val="00682E93"/>
    <w:rsid w:val="00683587"/>
    <w:rsid w:val="00684872"/>
    <w:rsid w:val="0068656E"/>
    <w:rsid w:val="006869C4"/>
    <w:rsid w:val="00687201"/>
    <w:rsid w:val="006905A9"/>
    <w:rsid w:val="00690ECF"/>
    <w:rsid w:val="006918CB"/>
    <w:rsid w:val="006928FE"/>
    <w:rsid w:val="00693167"/>
    <w:rsid w:val="006933A5"/>
    <w:rsid w:val="00695934"/>
    <w:rsid w:val="00695F8D"/>
    <w:rsid w:val="00696E4B"/>
    <w:rsid w:val="006A0821"/>
    <w:rsid w:val="006A2C49"/>
    <w:rsid w:val="006A3143"/>
    <w:rsid w:val="006A4A31"/>
    <w:rsid w:val="006A4ADD"/>
    <w:rsid w:val="006A4C27"/>
    <w:rsid w:val="006A583C"/>
    <w:rsid w:val="006A6E30"/>
    <w:rsid w:val="006A7323"/>
    <w:rsid w:val="006A7474"/>
    <w:rsid w:val="006B0E9C"/>
    <w:rsid w:val="006B1770"/>
    <w:rsid w:val="006B1777"/>
    <w:rsid w:val="006B3A13"/>
    <w:rsid w:val="006B41EA"/>
    <w:rsid w:val="006B4744"/>
    <w:rsid w:val="006B5C78"/>
    <w:rsid w:val="006B68DA"/>
    <w:rsid w:val="006B7E14"/>
    <w:rsid w:val="006C2D17"/>
    <w:rsid w:val="006C3406"/>
    <w:rsid w:val="006C3691"/>
    <w:rsid w:val="006C39A9"/>
    <w:rsid w:val="006C425D"/>
    <w:rsid w:val="006C5BBC"/>
    <w:rsid w:val="006C7A94"/>
    <w:rsid w:val="006D06CD"/>
    <w:rsid w:val="006D0FDE"/>
    <w:rsid w:val="006D10BB"/>
    <w:rsid w:val="006D3C13"/>
    <w:rsid w:val="006D485A"/>
    <w:rsid w:val="006D4C0F"/>
    <w:rsid w:val="006D4FB8"/>
    <w:rsid w:val="006D67BA"/>
    <w:rsid w:val="006D79AB"/>
    <w:rsid w:val="006D7AFB"/>
    <w:rsid w:val="006D7F6E"/>
    <w:rsid w:val="006E0B6F"/>
    <w:rsid w:val="006E0DA9"/>
    <w:rsid w:val="006E147D"/>
    <w:rsid w:val="006E21C7"/>
    <w:rsid w:val="006E2D61"/>
    <w:rsid w:val="006E3076"/>
    <w:rsid w:val="006E313A"/>
    <w:rsid w:val="006E32FB"/>
    <w:rsid w:val="006E3D57"/>
    <w:rsid w:val="006E4799"/>
    <w:rsid w:val="006E52BE"/>
    <w:rsid w:val="006E6F48"/>
    <w:rsid w:val="006E77A1"/>
    <w:rsid w:val="006F0CD2"/>
    <w:rsid w:val="006F2D82"/>
    <w:rsid w:val="006F30C6"/>
    <w:rsid w:val="006F3238"/>
    <w:rsid w:val="006F3333"/>
    <w:rsid w:val="006F346D"/>
    <w:rsid w:val="006F36A4"/>
    <w:rsid w:val="006F4936"/>
    <w:rsid w:val="006F54FC"/>
    <w:rsid w:val="006F6056"/>
    <w:rsid w:val="006F7C3D"/>
    <w:rsid w:val="00700DB0"/>
    <w:rsid w:val="00701CAE"/>
    <w:rsid w:val="00701E24"/>
    <w:rsid w:val="007021AB"/>
    <w:rsid w:val="007036CF"/>
    <w:rsid w:val="00705064"/>
    <w:rsid w:val="007053D3"/>
    <w:rsid w:val="00705436"/>
    <w:rsid w:val="00705601"/>
    <w:rsid w:val="007066D0"/>
    <w:rsid w:val="00706E41"/>
    <w:rsid w:val="007107E7"/>
    <w:rsid w:val="00712B39"/>
    <w:rsid w:val="00720137"/>
    <w:rsid w:val="00720941"/>
    <w:rsid w:val="00721224"/>
    <w:rsid w:val="007212A2"/>
    <w:rsid w:val="007226F1"/>
    <w:rsid w:val="00723609"/>
    <w:rsid w:val="007240DF"/>
    <w:rsid w:val="007247F4"/>
    <w:rsid w:val="0072788E"/>
    <w:rsid w:val="00727A62"/>
    <w:rsid w:val="00730010"/>
    <w:rsid w:val="00732162"/>
    <w:rsid w:val="00732441"/>
    <w:rsid w:val="007328FB"/>
    <w:rsid w:val="00733A77"/>
    <w:rsid w:val="00733D74"/>
    <w:rsid w:val="00735700"/>
    <w:rsid w:val="007358E7"/>
    <w:rsid w:val="00736956"/>
    <w:rsid w:val="00736C40"/>
    <w:rsid w:val="00736DB9"/>
    <w:rsid w:val="00737D8B"/>
    <w:rsid w:val="00741094"/>
    <w:rsid w:val="00741668"/>
    <w:rsid w:val="00743422"/>
    <w:rsid w:val="00745446"/>
    <w:rsid w:val="00745E19"/>
    <w:rsid w:val="00745EEB"/>
    <w:rsid w:val="00746A43"/>
    <w:rsid w:val="00746FB1"/>
    <w:rsid w:val="007472FF"/>
    <w:rsid w:val="0074734A"/>
    <w:rsid w:val="00751563"/>
    <w:rsid w:val="007520A1"/>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4B6D"/>
    <w:rsid w:val="0076589E"/>
    <w:rsid w:val="00765AF9"/>
    <w:rsid w:val="00766DE7"/>
    <w:rsid w:val="00767689"/>
    <w:rsid w:val="007678F4"/>
    <w:rsid w:val="0077012E"/>
    <w:rsid w:val="00770E35"/>
    <w:rsid w:val="00773DE6"/>
    <w:rsid w:val="00775146"/>
    <w:rsid w:val="00776F10"/>
    <w:rsid w:val="0077769B"/>
    <w:rsid w:val="00780911"/>
    <w:rsid w:val="00780BA9"/>
    <w:rsid w:val="00783E4F"/>
    <w:rsid w:val="00784AAB"/>
    <w:rsid w:val="007863DF"/>
    <w:rsid w:val="0078716D"/>
    <w:rsid w:val="0078736D"/>
    <w:rsid w:val="007905F7"/>
    <w:rsid w:val="0079139D"/>
    <w:rsid w:val="007917C1"/>
    <w:rsid w:val="00792783"/>
    <w:rsid w:val="007967BC"/>
    <w:rsid w:val="007A0A07"/>
    <w:rsid w:val="007A3092"/>
    <w:rsid w:val="007A3BE0"/>
    <w:rsid w:val="007A57AC"/>
    <w:rsid w:val="007A5AD6"/>
    <w:rsid w:val="007A6802"/>
    <w:rsid w:val="007B23D4"/>
    <w:rsid w:val="007B3E5B"/>
    <w:rsid w:val="007B4772"/>
    <w:rsid w:val="007B5B56"/>
    <w:rsid w:val="007B6007"/>
    <w:rsid w:val="007B7356"/>
    <w:rsid w:val="007C0F19"/>
    <w:rsid w:val="007C2EBA"/>
    <w:rsid w:val="007C3D07"/>
    <w:rsid w:val="007C487B"/>
    <w:rsid w:val="007C57C1"/>
    <w:rsid w:val="007C63A8"/>
    <w:rsid w:val="007D09E0"/>
    <w:rsid w:val="007D0DD6"/>
    <w:rsid w:val="007D0F40"/>
    <w:rsid w:val="007D2FC0"/>
    <w:rsid w:val="007D45AA"/>
    <w:rsid w:val="007D592F"/>
    <w:rsid w:val="007D6F01"/>
    <w:rsid w:val="007E0099"/>
    <w:rsid w:val="007E0775"/>
    <w:rsid w:val="007E10C8"/>
    <w:rsid w:val="007E129D"/>
    <w:rsid w:val="007E1C80"/>
    <w:rsid w:val="007E1DCA"/>
    <w:rsid w:val="007E2DB7"/>
    <w:rsid w:val="007E4134"/>
    <w:rsid w:val="007E434C"/>
    <w:rsid w:val="007E513D"/>
    <w:rsid w:val="007E5EA5"/>
    <w:rsid w:val="007E647F"/>
    <w:rsid w:val="007E69F3"/>
    <w:rsid w:val="007E69F4"/>
    <w:rsid w:val="007F1049"/>
    <w:rsid w:val="007F12DB"/>
    <w:rsid w:val="007F18E4"/>
    <w:rsid w:val="007F1A20"/>
    <w:rsid w:val="007F2D0D"/>
    <w:rsid w:val="007F2DB3"/>
    <w:rsid w:val="007F3B5A"/>
    <w:rsid w:val="007F4905"/>
    <w:rsid w:val="007F4BC6"/>
    <w:rsid w:val="007F55B6"/>
    <w:rsid w:val="007F56EC"/>
    <w:rsid w:val="007F5E66"/>
    <w:rsid w:val="007F676C"/>
    <w:rsid w:val="007F6E90"/>
    <w:rsid w:val="007F75B7"/>
    <w:rsid w:val="00800421"/>
    <w:rsid w:val="00800876"/>
    <w:rsid w:val="00803CD6"/>
    <w:rsid w:val="00803D7E"/>
    <w:rsid w:val="00804325"/>
    <w:rsid w:val="00804A4D"/>
    <w:rsid w:val="00804A97"/>
    <w:rsid w:val="008050BF"/>
    <w:rsid w:val="008059B1"/>
    <w:rsid w:val="00805A98"/>
    <w:rsid w:val="00806732"/>
    <w:rsid w:val="008067DE"/>
    <w:rsid w:val="00810624"/>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5B0"/>
    <w:rsid w:val="00827D59"/>
    <w:rsid w:val="00827DDF"/>
    <w:rsid w:val="008304B9"/>
    <w:rsid w:val="00831F39"/>
    <w:rsid w:val="00832943"/>
    <w:rsid w:val="0083320A"/>
    <w:rsid w:val="008338A2"/>
    <w:rsid w:val="008351E6"/>
    <w:rsid w:val="008357D4"/>
    <w:rsid w:val="00836A20"/>
    <w:rsid w:val="00836BCE"/>
    <w:rsid w:val="00837740"/>
    <w:rsid w:val="00837AC9"/>
    <w:rsid w:val="00837D48"/>
    <w:rsid w:val="0084023D"/>
    <w:rsid w:val="008405C8"/>
    <w:rsid w:val="00841420"/>
    <w:rsid w:val="00843E39"/>
    <w:rsid w:val="00843FB7"/>
    <w:rsid w:val="008446C5"/>
    <w:rsid w:val="0084572D"/>
    <w:rsid w:val="00845A3D"/>
    <w:rsid w:val="00847365"/>
    <w:rsid w:val="00847F5F"/>
    <w:rsid w:val="00847F75"/>
    <w:rsid w:val="00851D9C"/>
    <w:rsid w:val="008544FF"/>
    <w:rsid w:val="0085469D"/>
    <w:rsid w:val="0085569C"/>
    <w:rsid w:val="008564FB"/>
    <w:rsid w:val="00857003"/>
    <w:rsid w:val="0085744D"/>
    <w:rsid w:val="00860808"/>
    <w:rsid w:val="00860994"/>
    <w:rsid w:val="00860B28"/>
    <w:rsid w:val="0086102E"/>
    <w:rsid w:val="008614B3"/>
    <w:rsid w:val="00861A5D"/>
    <w:rsid w:val="0086209C"/>
    <w:rsid w:val="00863A17"/>
    <w:rsid w:val="0086495C"/>
    <w:rsid w:val="00864BA5"/>
    <w:rsid w:val="0087053D"/>
    <w:rsid w:val="00870BE5"/>
    <w:rsid w:val="00872CFB"/>
    <w:rsid w:val="00875259"/>
    <w:rsid w:val="008754BC"/>
    <w:rsid w:val="00875C95"/>
    <w:rsid w:val="0087650D"/>
    <w:rsid w:val="0087717D"/>
    <w:rsid w:val="00877776"/>
    <w:rsid w:val="00877B1D"/>
    <w:rsid w:val="00877B52"/>
    <w:rsid w:val="00877BA4"/>
    <w:rsid w:val="00880082"/>
    <w:rsid w:val="008803C1"/>
    <w:rsid w:val="00880AC6"/>
    <w:rsid w:val="00882563"/>
    <w:rsid w:val="008825DA"/>
    <w:rsid w:val="00884691"/>
    <w:rsid w:val="00884F91"/>
    <w:rsid w:val="00885CFC"/>
    <w:rsid w:val="00886089"/>
    <w:rsid w:val="0088615A"/>
    <w:rsid w:val="00887D0C"/>
    <w:rsid w:val="00890725"/>
    <w:rsid w:val="00891BCE"/>
    <w:rsid w:val="008924C3"/>
    <w:rsid w:val="00894052"/>
    <w:rsid w:val="008965BD"/>
    <w:rsid w:val="008A051E"/>
    <w:rsid w:val="008A069F"/>
    <w:rsid w:val="008A38B5"/>
    <w:rsid w:val="008A3B97"/>
    <w:rsid w:val="008A43AC"/>
    <w:rsid w:val="008A669C"/>
    <w:rsid w:val="008B0FA0"/>
    <w:rsid w:val="008B39B6"/>
    <w:rsid w:val="008B4F9B"/>
    <w:rsid w:val="008B5098"/>
    <w:rsid w:val="008B5A83"/>
    <w:rsid w:val="008B699C"/>
    <w:rsid w:val="008B759F"/>
    <w:rsid w:val="008C0AC1"/>
    <w:rsid w:val="008C1616"/>
    <w:rsid w:val="008C1BA0"/>
    <w:rsid w:val="008C2A84"/>
    <w:rsid w:val="008C498E"/>
    <w:rsid w:val="008C5DC4"/>
    <w:rsid w:val="008C6AD3"/>
    <w:rsid w:val="008C6E70"/>
    <w:rsid w:val="008C758A"/>
    <w:rsid w:val="008D00FB"/>
    <w:rsid w:val="008D0602"/>
    <w:rsid w:val="008D09AC"/>
    <w:rsid w:val="008D1704"/>
    <w:rsid w:val="008D1DFC"/>
    <w:rsid w:val="008D27C8"/>
    <w:rsid w:val="008D4147"/>
    <w:rsid w:val="008D653F"/>
    <w:rsid w:val="008D79BF"/>
    <w:rsid w:val="008D7ACC"/>
    <w:rsid w:val="008D7CF8"/>
    <w:rsid w:val="008D7E58"/>
    <w:rsid w:val="008E0C6D"/>
    <w:rsid w:val="008E1D47"/>
    <w:rsid w:val="008E3AE7"/>
    <w:rsid w:val="008E7136"/>
    <w:rsid w:val="008F1AE6"/>
    <w:rsid w:val="008F1B9C"/>
    <w:rsid w:val="008F3C2C"/>
    <w:rsid w:val="008F44AD"/>
    <w:rsid w:val="008F4A2D"/>
    <w:rsid w:val="008F5216"/>
    <w:rsid w:val="008F762D"/>
    <w:rsid w:val="00901051"/>
    <w:rsid w:val="0090155E"/>
    <w:rsid w:val="0090179C"/>
    <w:rsid w:val="0090199F"/>
    <w:rsid w:val="009024C1"/>
    <w:rsid w:val="00902D83"/>
    <w:rsid w:val="00903F9D"/>
    <w:rsid w:val="00903FCB"/>
    <w:rsid w:val="00905981"/>
    <w:rsid w:val="00905D49"/>
    <w:rsid w:val="00905F6D"/>
    <w:rsid w:val="00906EE8"/>
    <w:rsid w:val="0090705A"/>
    <w:rsid w:val="00907198"/>
    <w:rsid w:val="0091169B"/>
    <w:rsid w:val="00911B69"/>
    <w:rsid w:val="00912A01"/>
    <w:rsid w:val="009145D2"/>
    <w:rsid w:val="00914933"/>
    <w:rsid w:val="00914A69"/>
    <w:rsid w:val="0091589F"/>
    <w:rsid w:val="00915C92"/>
    <w:rsid w:val="00920E83"/>
    <w:rsid w:val="00920F39"/>
    <w:rsid w:val="00921219"/>
    <w:rsid w:val="00921288"/>
    <w:rsid w:val="0092270A"/>
    <w:rsid w:val="009237B5"/>
    <w:rsid w:val="009241BA"/>
    <w:rsid w:val="009246ED"/>
    <w:rsid w:val="00924828"/>
    <w:rsid w:val="0092567C"/>
    <w:rsid w:val="00925E86"/>
    <w:rsid w:val="009263D2"/>
    <w:rsid w:val="0092760C"/>
    <w:rsid w:val="00930CCB"/>
    <w:rsid w:val="00933339"/>
    <w:rsid w:val="00933BE1"/>
    <w:rsid w:val="00933CB4"/>
    <w:rsid w:val="00937922"/>
    <w:rsid w:val="00940EE4"/>
    <w:rsid w:val="00941266"/>
    <w:rsid w:val="00941C6F"/>
    <w:rsid w:val="00942ACB"/>
    <w:rsid w:val="00942B3B"/>
    <w:rsid w:val="00942BCC"/>
    <w:rsid w:val="00943DC3"/>
    <w:rsid w:val="00944FB6"/>
    <w:rsid w:val="00945B62"/>
    <w:rsid w:val="009502B4"/>
    <w:rsid w:val="0095042D"/>
    <w:rsid w:val="00950768"/>
    <w:rsid w:val="00950CFD"/>
    <w:rsid w:val="00952195"/>
    <w:rsid w:val="0095338D"/>
    <w:rsid w:val="009546A7"/>
    <w:rsid w:val="00954B87"/>
    <w:rsid w:val="009554CC"/>
    <w:rsid w:val="00955B8E"/>
    <w:rsid w:val="00955E7E"/>
    <w:rsid w:val="00955F77"/>
    <w:rsid w:val="009562B3"/>
    <w:rsid w:val="00963A9B"/>
    <w:rsid w:val="00965219"/>
    <w:rsid w:val="009653EA"/>
    <w:rsid w:val="00966824"/>
    <w:rsid w:val="009723C3"/>
    <w:rsid w:val="00973856"/>
    <w:rsid w:val="00974236"/>
    <w:rsid w:val="0097745B"/>
    <w:rsid w:val="0097768E"/>
    <w:rsid w:val="009776D1"/>
    <w:rsid w:val="009778C6"/>
    <w:rsid w:val="00980FCB"/>
    <w:rsid w:val="009824C7"/>
    <w:rsid w:val="0098338E"/>
    <w:rsid w:val="00984C97"/>
    <w:rsid w:val="009872E4"/>
    <w:rsid w:val="009904E0"/>
    <w:rsid w:val="00990A57"/>
    <w:rsid w:val="00990C36"/>
    <w:rsid w:val="0099170B"/>
    <w:rsid w:val="00991903"/>
    <w:rsid w:val="009919AE"/>
    <w:rsid w:val="00991E97"/>
    <w:rsid w:val="00994303"/>
    <w:rsid w:val="00994672"/>
    <w:rsid w:val="0099479A"/>
    <w:rsid w:val="00996D0B"/>
    <w:rsid w:val="009A0C44"/>
    <w:rsid w:val="009A30BA"/>
    <w:rsid w:val="009A34B3"/>
    <w:rsid w:val="009A3A4D"/>
    <w:rsid w:val="009A45CB"/>
    <w:rsid w:val="009A5A62"/>
    <w:rsid w:val="009A6656"/>
    <w:rsid w:val="009A725D"/>
    <w:rsid w:val="009A7321"/>
    <w:rsid w:val="009A7535"/>
    <w:rsid w:val="009A79FD"/>
    <w:rsid w:val="009B26DA"/>
    <w:rsid w:val="009B3E62"/>
    <w:rsid w:val="009B476D"/>
    <w:rsid w:val="009B503D"/>
    <w:rsid w:val="009B5A74"/>
    <w:rsid w:val="009B5F98"/>
    <w:rsid w:val="009C2E16"/>
    <w:rsid w:val="009C3C2A"/>
    <w:rsid w:val="009C414D"/>
    <w:rsid w:val="009C494A"/>
    <w:rsid w:val="009C541B"/>
    <w:rsid w:val="009C5863"/>
    <w:rsid w:val="009C5CDB"/>
    <w:rsid w:val="009C686A"/>
    <w:rsid w:val="009C7F7F"/>
    <w:rsid w:val="009D024E"/>
    <w:rsid w:val="009D1575"/>
    <w:rsid w:val="009D186A"/>
    <w:rsid w:val="009D2578"/>
    <w:rsid w:val="009D31E9"/>
    <w:rsid w:val="009D4428"/>
    <w:rsid w:val="009D5D4A"/>
    <w:rsid w:val="009E0563"/>
    <w:rsid w:val="009E1819"/>
    <w:rsid w:val="009E27BA"/>
    <w:rsid w:val="009E313B"/>
    <w:rsid w:val="009E353D"/>
    <w:rsid w:val="009E3BC5"/>
    <w:rsid w:val="009E3EFC"/>
    <w:rsid w:val="009E7AD7"/>
    <w:rsid w:val="009F079A"/>
    <w:rsid w:val="009F0B7F"/>
    <w:rsid w:val="009F1B49"/>
    <w:rsid w:val="009F27A1"/>
    <w:rsid w:val="009F2FC6"/>
    <w:rsid w:val="009F31BC"/>
    <w:rsid w:val="009F405F"/>
    <w:rsid w:val="009F4210"/>
    <w:rsid w:val="009F4422"/>
    <w:rsid w:val="009F4CFC"/>
    <w:rsid w:val="009F62BB"/>
    <w:rsid w:val="009F69D5"/>
    <w:rsid w:val="009F6B05"/>
    <w:rsid w:val="009F6DB1"/>
    <w:rsid w:val="009F705F"/>
    <w:rsid w:val="009F7898"/>
    <w:rsid w:val="00A0112F"/>
    <w:rsid w:val="00A02699"/>
    <w:rsid w:val="00A02F34"/>
    <w:rsid w:val="00A0406D"/>
    <w:rsid w:val="00A04FB9"/>
    <w:rsid w:val="00A06974"/>
    <w:rsid w:val="00A06C90"/>
    <w:rsid w:val="00A10200"/>
    <w:rsid w:val="00A10484"/>
    <w:rsid w:val="00A10569"/>
    <w:rsid w:val="00A107A0"/>
    <w:rsid w:val="00A10A67"/>
    <w:rsid w:val="00A12B62"/>
    <w:rsid w:val="00A12F85"/>
    <w:rsid w:val="00A14A14"/>
    <w:rsid w:val="00A14F00"/>
    <w:rsid w:val="00A15A8F"/>
    <w:rsid w:val="00A16F9B"/>
    <w:rsid w:val="00A17D45"/>
    <w:rsid w:val="00A21BA9"/>
    <w:rsid w:val="00A223AF"/>
    <w:rsid w:val="00A22C25"/>
    <w:rsid w:val="00A22C3A"/>
    <w:rsid w:val="00A236B6"/>
    <w:rsid w:val="00A23FA9"/>
    <w:rsid w:val="00A244ED"/>
    <w:rsid w:val="00A24973"/>
    <w:rsid w:val="00A2514B"/>
    <w:rsid w:val="00A26323"/>
    <w:rsid w:val="00A3196F"/>
    <w:rsid w:val="00A323D6"/>
    <w:rsid w:val="00A33375"/>
    <w:rsid w:val="00A3390E"/>
    <w:rsid w:val="00A34642"/>
    <w:rsid w:val="00A347E2"/>
    <w:rsid w:val="00A3651F"/>
    <w:rsid w:val="00A4065A"/>
    <w:rsid w:val="00A41072"/>
    <w:rsid w:val="00A41FA2"/>
    <w:rsid w:val="00A4305D"/>
    <w:rsid w:val="00A43F3E"/>
    <w:rsid w:val="00A44E61"/>
    <w:rsid w:val="00A4545C"/>
    <w:rsid w:val="00A4563E"/>
    <w:rsid w:val="00A4567F"/>
    <w:rsid w:val="00A45FEE"/>
    <w:rsid w:val="00A464BE"/>
    <w:rsid w:val="00A468D2"/>
    <w:rsid w:val="00A47353"/>
    <w:rsid w:val="00A47934"/>
    <w:rsid w:val="00A5101A"/>
    <w:rsid w:val="00A51B99"/>
    <w:rsid w:val="00A525B6"/>
    <w:rsid w:val="00A52EDE"/>
    <w:rsid w:val="00A5377C"/>
    <w:rsid w:val="00A53A3D"/>
    <w:rsid w:val="00A56077"/>
    <w:rsid w:val="00A562D8"/>
    <w:rsid w:val="00A571EB"/>
    <w:rsid w:val="00A57436"/>
    <w:rsid w:val="00A57C4B"/>
    <w:rsid w:val="00A60388"/>
    <w:rsid w:val="00A60D9D"/>
    <w:rsid w:val="00A632CF"/>
    <w:rsid w:val="00A7156B"/>
    <w:rsid w:val="00A718C3"/>
    <w:rsid w:val="00A72204"/>
    <w:rsid w:val="00A72C28"/>
    <w:rsid w:val="00A75235"/>
    <w:rsid w:val="00A76C7A"/>
    <w:rsid w:val="00A81588"/>
    <w:rsid w:val="00A82E93"/>
    <w:rsid w:val="00A844E8"/>
    <w:rsid w:val="00A84CD7"/>
    <w:rsid w:val="00A866A4"/>
    <w:rsid w:val="00A86C4C"/>
    <w:rsid w:val="00A877DD"/>
    <w:rsid w:val="00A87D9A"/>
    <w:rsid w:val="00A93500"/>
    <w:rsid w:val="00A94177"/>
    <w:rsid w:val="00A94902"/>
    <w:rsid w:val="00A97151"/>
    <w:rsid w:val="00A97790"/>
    <w:rsid w:val="00AA0684"/>
    <w:rsid w:val="00AA0DD0"/>
    <w:rsid w:val="00AA1132"/>
    <w:rsid w:val="00AA1FB7"/>
    <w:rsid w:val="00AA2F8A"/>
    <w:rsid w:val="00AA4415"/>
    <w:rsid w:val="00AA5E55"/>
    <w:rsid w:val="00AA61CA"/>
    <w:rsid w:val="00AA67AD"/>
    <w:rsid w:val="00AB0078"/>
    <w:rsid w:val="00AB0AD7"/>
    <w:rsid w:val="00AB1362"/>
    <w:rsid w:val="00AB1FD9"/>
    <w:rsid w:val="00AB1FFE"/>
    <w:rsid w:val="00AB3AFC"/>
    <w:rsid w:val="00AB4DEB"/>
    <w:rsid w:val="00AB74CC"/>
    <w:rsid w:val="00AB7DDE"/>
    <w:rsid w:val="00AC12F0"/>
    <w:rsid w:val="00AC178E"/>
    <w:rsid w:val="00AC1EB4"/>
    <w:rsid w:val="00AC31A6"/>
    <w:rsid w:val="00AC542D"/>
    <w:rsid w:val="00AC5904"/>
    <w:rsid w:val="00AC62B7"/>
    <w:rsid w:val="00AC6D65"/>
    <w:rsid w:val="00AC758E"/>
    <w:rsid w:val="00AC7CEA"/>
    <w:rsid w:val="00AD0D9E"/>
    <w:rsid w:val="00AD4358"/>
    <w:rsid w:val="00AD4DE3"/>
    <w:rsid w:val="00AD7025"/>
    <w:rsid w:val="00AD7CF0"/>
    <w:rsid w:val="00AE0EEB"/>
    <w:rsid w:val="00AE1C2E"/>
    <w:rsid w:val="00AE2399"/>
    <w:rsid w:val="00AE5C1B"/>
    <w:rsid w:val="00AE6108"/>
    <w:rsid w:val="00AE6BD4"/>
    <w:rsid w:val="00AE70AC"/>
    <w:rsid w:val="00AE732F"/>
    <w:rsid w:val="00AE7416"/>
    <w:rsid w:val="00AE741E"/>
    <w:rsid w:val="00AF0D8F"/>
    <w:rsid w:val="00AF0EFB"/>
    <w:rsid w:val="00AF1AB2"/>
    <w:rsid w:val="00AF2908"/>
    <w:rsid w:val="00AF2C32"/>
    <w:rsid w:val="00AF401A"/>
    <w:rsid w:val="00AF4142"/>
    <w:rsid w:val="00AF46D1"/>
    <w:rsid w:val="00AF4762"/>
    <w:rsid w:val="00B00A25"/>
    <w:rsid w:val="00B00AFA"/>
    <w:rsid w:val="00B02B2A"/>
    <w:rsid w:val="00B02CF2"/>
    <w:rsid w:val="00B02DEB"/>
    <w:rsid w:val="00B0337B"/>
    <w:rsid w:val="00B038CA"/>
    <w:rsid w:val="00B03C24"/>
    <w:rsid w:val="00B056DC"/>
    <w:rsid w:val="00B062B7"/>
    <w:rsid w:val="00B10B1E"/>
    <w:rsid w:val="00B114A8"/>
    <w:rsid w:val="00B114E6"/>
    <w:rsid w:val="00B11DA5"/>
    <w:rsid w:val="00B11F9B"/>
    <w:rsid w:val="00B13084"/>
    <w:rsid w:val="00B13177"/>
    <w:rsid w:val="00B13D43"/>
    <w:rsid w:val="00B1506C"/>
    <w:rsid w:val="00B16789"/>
    <w:rsid w:val="00B2106F"/>
    <w:rsid w:val="00B21E7C"/>
    <w:rsid w:val="00B229C4"/>
    <w:rsid w:val="00B23293"/>
    <w:rsid w:val="00B235D5"/>
    <w:rsid w:val="00B23A07"/>
    <w:rsid w:val="00B240A3"/>
    <w:rsid w:val="00B24E4C"/>
    <w:rsid w:val="00B26789"/>
    <w:rsid w:val="00B2799B"/>
    <w:rsid w:val="00B30886"/>
    <w:rsid w:val="00B31405"/>
    <w:rsid w:val="00B31CE1"/>
    <w:rsid w:val="00B3277C"/>
    <w:rsid w:val="00B328BF"/>
    <w:rsid w:val="00B32BBE"/>
    <w:rsid w:val="00B33C5E"/>
    <w:rsid w:val="00B33E05"/>
    <w:rsid w:val="00B34E17"/>
    <w:rsid w:val="00B35126"/>
    <w:rsid w:val="00B358A8"/>
    <w:rsid w:val="00B35E45"/>
    <w:rsid w:val="00B36340"/>
    <w:rsid w:val="00B3665E"/>
    <w:rsid w:val="00B419D1"/>
    <w:rsid w:val="00B4282C"/>
    <w:rsid w:val="00B45826"/>
    <w:rsid w:val="00B462B6"/>
    <w:rsid w:val="00B467F2"/>
    <w:rsid w:val="00B46C6C"/>
    <w:rsid w:val="00B5076A"/>
    <w:rsid w:val="00B50A12"/>
    <w:rsid w:val="00B51063"/>
    <w:rsid w:val="00B52EE5"/>
    <w:rsid w:val="00B54503"/>
    <w:rsid w:val="00B54FA5"/>
    <w:rsid w:val="00B55217"/>
    <w:rsid w:val="00B55B33"/>
    <w:rsid w:val="00B55E43"/>
    <w:rsid w:val="00B56C84"/>
    <w:rsid w:val="00B57020"/>
    <w:rsid w:val="00B610D0"/>
    <w:rsid w:val="00B64627"/>
    <w:rsid w:val="00B64C00"/>
    <w:rsid w:val="00B64D61"/>
    <w:rsid w:val="00B6538C"/>
    <w:rsid w:val="00B67EC5"/>
    <w:rsid w:val="00B705C5"/>
    <w:rsid w:val="00B70DBE"/>
    <w:rsid w:val="00B7186B"/>
    <w:rsid w:val="00B71BBD"/>
    <w:rsid w:val="00B72B0E"/>
    <w:rsid w:val="00B73A87"/>
    <w:rsid w:val="00B74709"/>
    <w:rsid w:val="00B751DD"/>
    <w:rsid w:val="00B76F65"/>
    <w:rsid w:val="00B80F42"/>
    <w:rsid w:val="00B80F8F"/>
    <w:rsid w:val="00B81221"/>
    <w:rsid w:val="00B82553"/>
    <w:rsid w:val="00B83A0D"/>
    <w:rsid w:val="00B83ED5"/>
    <w:rsid w:val="00B846CC"/>
    <w:rsid w:val="00B84F18"/>
    <w:rsid w:val="00B861FC"/>
    <w:rsid w:val="00B86B96"/>
    <w:rsid w:val="00B87371"/>
    <w:rsid w:val="00B9006D"/>
    <w:rsid w:val="00B9076B"/>
    <w:rsid w:val="00B9098E"/>
    <w:rsid w:val="00B91C87"/>
    <w:rsid w:val="00B934EA"/>
    <w:rsid w:val="00B9352D"/>
    <w:rsid w:val="00B94D6C"/>
    <w:rsid w:val="00B963D2"/>
    <w:rsid w:val="00BA037E"/>
    <w:rsid w:val="00BA06F3"/>
    <w:rsid w:val="00BA1E84"/>
    <w:rsid w:val="00BA2BBF"/>
    <w:rsid w:val="00BA2FE7"/>
    <w:rsid w:val="00BA31C1"/>
    <w:rsid w:val="00BA3E07"/>
    <w:rsid w:val="00BA47AF"/>
    <w:rsid w:val="00BA57B3"/>
    <w:rsid w:val="00BA5B3F"/>
    <w:rsid w:val="00BA689E"/>
    <w:rsid w:val="00BA765B"/>
    <w:rsid w:val="00BB10FA"/>
    <w:rsid w:val="00BB1DF2"/>
    <w:rsid w:val="00BB2E05"/>
    <w:rsid w:val="00BB37EA"/>
    <w:rsid w:val="00BB4095"/>
    <w:rsid w:val="00BB4296"/>
    <w:rsid w:val="00BB609B"/>
    <w:rsid w:val="00BB6622"/>
    <w:rsid w:val="00BB6928"/>
    <w:rsid w:val="00BB79A7"/>
    <w:rsid w:val="00BC0A4D"/>
    <w:rsid w:val="00BC21E8"/>
    <w:rsid w:val="00BC397A"/>
    <w:rsid w:val="00BC4DB3"/>
    <w:rsid w:val="00BC7CBB"/>
    <w:rsid w:val="00BD0C07"/>
    <w:rsid w:val="00BD15C5"/>
    <w:rsid w:val="00BD16EA"/>
    <w:rsid w:val="00BD19CA"/>
    <w:rsid w:val="00BD2240"/>
    <w:rsid w:val="00BD6A99"/>
    <w:rsid w:val="00BD72FC"/>
    <w:rsid w:val="00BE2735"/>
    <w:rsid w:val="00BE2FC1"/>
    <w:rsid w:val="00BE4534"/>
    <w:rsid w:val="00BE646A"/>
    <w:rsid w:val="00BE6FA0"/>
    <w:rsid w:val="00BE70F0"/>
    <w:rsid w:val="00BF0346"/>
    <w:rsid w:val="00BF10C2"/>
    <w:rsid w:val="00BF110F"/>
    <w:rsid w:val="00BF1615"/>
    <w:rsid w:val="00BF1C84"/>
    <w:rsid w:val="00BF3AD5"/>
    <w:rsid w:val="00BF58F7"/>
    <w:rsid w:val="00BF5DA3"/>
    <w:rsid w:val="00BF6C02"/>
    <w:rsid w:val="00C00898"/>
    <w:rsid w:val="00C015F0"/>
    <w:rsid w:val="00C01A4F"/>
    <w:rsid w:val="00C01C8D"/>
    <w:rsid w:val="00C01D80"/>
    <w:rsid w:val="00C03447"/>
    <w:rsid w:val="00C04344"/>
    <w:rsid w:val="00C0564D"/>
    <w:rsid w:val="00C06B8E"/>
    <w:rsid w:val="00C10211"/>
    <w:rsid w:val="00C10220"/>
    <w:rsid w:val="00C10AC1"/>
    <w:rsid w:val="00C1117C"/>
    <w:rsid w:val="00C1268C"/>
    <w:rsid w:val="00C14714"/>
    <w:rsid w:val="00C1745B"/>
    <w:rsid w:val="00C17D28"/>
    <w:rsid w:val="00C2006A"/>
    <w:rsid w:val="00C21340"/>
    <w:rsid w:val="00C22960"/>
    <w:rsid w:val="00C22E2B"/>
    <w:rsid w:val="00C2425E"/>
    <w:rsid w:val="00C24FBE"/>
    <w:rsid w:val="00C26A56"/>
    <w:rsid w:val="00C27BE9"/>
    <w:rsid w:val="00C3227A"/>
    <w:rsid w:val="00C325FD"/>
    <w:rsid w:val="00C3364B"/>
    <w:rsid w:val="00C33BD4"/>
    <w:rsid w:val="00C34D50"/>
    <w:rsid w:val="00C3514B"/>
    <w:rsid w:val="00C36BBF"/>
    <w:rsid w:val="00C4071E"/>
    <w:rsid w:val="00C40F05"/>
    <w:rsid w:val="00C40F5D"/>
    <w:rsid w:val="00C43D5D"/>
    <w:rsid w:val="00C4577B"/>
    <w:rsid w:val="00C460D9"/>
    <w:rsid w:val="00C5068D"/>
    <w:rsid w:val="00C51A07"/>
    <w:rsid w:val="00C5289A"/>
    <w:rsid w:val="00C52C79"/>
    <w:rsid w:val="00C55EC5"/>
    <w:rsid w:val="00C56326"/>
    <w:rsid w:val="00C56673"/>
    <w:rsid w:val="00C57A01"/>
    <w:rsid w:val="00C604E7"/>
    <w:rsid w:val="00C60B05"/>
    <w:rsid w:val="00C60E98"/>
    <w:rsid w:val="00C6493C"/>
    <w:rsid w:val="00C666A4"/>
    <w:rsid w:val="00C66A6D"/>
    <w:rsid w:val="00C674E9"/>
    <w:rsid w:val="00C70335"/>
    <w:rsid w:val="00C7107E"/>
    <w:rsid w:val="00C712A6"/>
    <w:rsid w:val="00C71940"/>
    <w:rsid w:val="00C71C3A"/>
    <w:rsid w:val="00C72D41"/>
    <w:rsid w:val="00C743E4"/>
    <w:rsid w:val="00C774F8"/>
    <w:rsid w:val="00C77646"/>
    <w:rsid w:val="00C80107"/>
    <w:rsid w:val="00C82CA0"/>
    <w:rsid w:val="00C83A43"/>
    <w:rsid w:val="00C859A6"/>
    <w:rsid w:val="00C85BF9"/>
    <w:rsid w:val="00C85DED"/>
    <w:rsid w:val="00C86885"/>
    <w:rsid w:val="00C8745A"/>
    <w:rsid w:val="00C87907"/>
    <w:rsid w:val="00C87DEB"/>
    <w:rsid w:val="00C90554"/>
    <w:rsid w:val="00C93294"/>
    <w:rsid w:val="00C93752"/>
    <w:rsid w:val="00C93AE6"/>
    <w:rsid w:val="00C97357"/>
    <w:rsid w:val="00C9778B"/>
    <w:rsid w:val="00CA1A2D"/>
    <w:rsid w:val="00CA3E6E"/>
    <w:rsid w:val="00CA4C1A"/>
    <w:rsid w:val="00CA5167"/>
    <w:rsid w:val="00CA653E"/>
    <w:rsid w:val="00CA73C6"/>
    <w:rsid w:val="00CB05A6"/>
    <w:rsid w:val="00CB1C8E"/>
    <w:rsid w:val="00CB2050"/>
    <w:rsid w:val="00CB2B9E"/>
    <w:rsid w:val="00CB2E1F"/>
    <w:rsid w:val="00CB305C"/>
    <w:rsid w:val="00CB3145"/>
    <w:rsid w:val="00CB3A10"/>
    <w:rsid w:val="00CB4F11"/>
    <w:rsid w:val="00CB5312"/>
    <w:rsid w:val="00CB62DB"/>
    <w:rsid w:val="00CB6443"/>
    <w:rsid w:val="00CB6C11"/>
    <w:rsid w:val="00CB7362"/>
    <w:rsid w:val="00CB7364"/>
    <w:rsid w:val="00CC0F55"/>
    <w:rsid w:val="00CC1C57"/>
    <w:rsid w:val="00CC3557"/>
    <w:rsid w:val="00CC3C8B"/>
    <w:rsid w:val="00CC48D5"/>
    <w:rsid w:val="00CC4BD0"/>
    <w:rsid w:val="00CC5C07"/>
    <w:rsid w:val="00CC5D05"/>
    <w:rsid w:val="00CC691F"/>
    <w:rsid w:val="00CC75D6"/>
    <w:rsid w:val="00CC7D65"/>
    <w:rsid w:val="00CD3322"/>
    <w:rsid w:val="00CD37B0"/>
    <w:rsid w:val="00CD385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2087"/>
    <w:rsid w:val="00CF3A14"/>
    <w:rsid w:val="00CF4275"/>
    <w:rsid w:val="00CF495D"/>
    <w:rsid w:val="00CF5F55"/>
    <w:rsid w:val="00CF6D67"/>
    <w:rsid w:val="00CF7103"/>
    <w:rsid w:val="00D00ADC"/>
    <w:rsid w:val="00D01A62"/>
    <w:rsid w:val="00D047EF"/>
    <w:rsid w:val="00D048FC"/>
    <w:rsid w:val="00D06563"/>
    <w:rsid w:val="00D0692A"/>
    <w:rsid w:val="00D107B7"/>
    <w:rsid w:val="00D11557"/>
    <w:rsid w:val="00D12DF2"/>
    <w:rsid w:val="00D135EE"/>
    <w:rsid w:val="00D142A6"/>
    <w:rsid w:val="00D146E3"/>
    <w:rsid w:val="00D16151"/>
    <w:rsid w:val="00D17BE7"/>
    <w:rsid w:val="00D217E5"/>
    <w:rsid w:val="00D232E0"/>
    <w:rsid w:val="00D2340C"/>
    <w:rsid w:val="00D2491F"/>
    <w:rsid w:val="00D254ED"/>
    <w:rsid w:val="00D27CE8"/>
    <w:rsid w:val="00D30501"/>
    <w:rsid w:val="00D30739"/>
    <w:rsid w:val="00D3151E"/>
    <w:rsid w:val="00D321E8"/>
    <w:rsid w:val="00D3268C"/>
    <w:rsid w:val="00D32CE5"/>
    <w:rsid w:val="00D33825"/>
    <w:rsid w:val="00D343C0"/>
    <w:rsid w:val="00D34FD6"/>
    <w:rsid w:val="00D3632F"/>
    <w:rsid w:val="00D36757"/>
    <w:rsid w:val="00D409FF"/>
    <w:rsid w:val="00D414D2"/>
    <w:rsid w:val="00D41591"/>
    <w:rsid w:val="00D421A0"/>
    <w:rsid w:val="00D42B4A"/>
    <w:rsid w:val="00D4351D"/>
    <w:rsid w:val="00D44DD7"/>
    <w:rsid w:val="00D4569C"/>
    <w:rsid w:val="00D457F9"/>
    <w:rsid w:val="00D4594C"/>
    <w:rsid w:val="00D45E91"/>
    <w:rsid w:val="00D46E26"/>
    <w:rsid w:val="00D478BF"/>
    <w:rsid w:val="00D5026B"/>
    <w:rsid w:val="00D5110C"/>
    <w:rsid w:val="00D527FD"/>
    <w:rsid w:val="00D541D5"/>
    <w:rsid w:val="00D54391"/>
    <w:rsid w:val="00D55495"/>
    <w:rsid w:val="00D560F0"/>
    <w:rsid w:val="00D56DFF"/>
    <w:rsid w:val="00D56E9E"/>
    <w:rsid w:val="00D5702A"/>
    <w:rsid w:val="00D5703B"/>
    <w:rsid w:val="00D57ED6"/>
    <w:rsid w:val="00D6110C"/>
    <w:rsid w:val="00D6181F"/>
    <w:rsid w:val="00D63BCC"/>
    <w:rsid w:val="00D64D1D"/>
    <w:rsid w:val="00D674E3"/>
    <w:rsid w:val="00D6754B"/>
    <w:rsid w:val="00D67768"/>
    <w:rsid w:val="00D70484"/>
    <w:rsid w:val="00D705D3"/>
    <w:rsid w:val="00D745DD"/>
    <w:rsid w:val="00D762BD"/>
    <w:rsid w:val="00D778C3"/>
    <w:rsid w:val="00D8090D"/>
    <w:rsid w:val="00D8381D"/>
    <w:rsid w:val="00D84DFD"/>
    <w:rsid w:val="00D85CB9"/>
    <w:rsid w:val="00D86A37"/>
    <w:rsid w:val="00D87223"/>
    <w:rsid w:val="00D87670"/>
    <w:rsid w:val="00D90AA1"/>
    <w:rsid w:val="00D90E18"/>
    <w:rsid w:val="00D90F13"/>
    <w:rsid w:val="00D919D8"/>
    <w:rsid w:val="00D9522A"/>
    <w:rsid w:val="00D95390"/>
    <w:rsid w:val="00D96922"/>
    <w:rsid w:val="00DA02EA"/>
    <w:rsid w:val="00DA05AD"/>
    <w:rsid w:val="00DA0AB6"/>
    <w:rsid w:val="00DA0E01"/>
    <w:rsid w:val="00DA1B50"/>
    <w:rsid w:val="00DA211E"/>
    <w:rsid w:val="00DA36DD"/>
    <w:rsid w:val="00DA40CA"/>
    <w:rsid w:val="00DA4FB1"/>
    <w:rsid w:val="00DA5B06"/>
    <w:rsid w:val="00DA6949"/>
    <w:rsid w:val="00DB0D71"/>
    <w:rsid w:val="00DB1D0C"/>
    <w:rsid w:val="00DB1E5E"/>
    <w:rsid w:val="00DB2BFE"/>
    <w:rsid w:val="00DB38AF"/>
    <w:rsid w:val="00DB4E56"/>
    <w:rsid w:val="00DB5C43"/>
    <w:rsid w:val="00DB5C58"/>
    <w:rsid w:val="00DB6408"/>
    <w:rsid w:val="00DB6419"/>
    <w:rsid w:val="00DB6DB7"/>
    <w:rsid w:val="00DB7619"/>
    <w:rsid w:val="00DC0E5D"/>
    <w:rsid w:val="00DC1F88"/>
    <w:rsid w:val="00DC2269"/>
    <w:rsid w:val="00DC2FE5"/>
    <w:rsid w:val="00DC3293"/>
    <w:rsid w:val="00DC421F"/>
    <w:rsid w:val="00DC4CD3"/>
    <w:rsid w:val="00DC4F71"/>
    <w:rsid w:val="00DC5755"/>
    <w:rsid w:val="00DC5BB8"/>
    <w:rsid w:val="00DC65DC"/>
    <w:rsid w:val="00DC6B1E"/>
    <w:rsid w:val="00DD0097"/>
    <w:rsid w:val="00DD04FD"/>
    <w:rsid w:val="00DD06DB"/>
    <w:rsid w:val="00DD10A4"/>
    <w:rsid w:val="00DD175D"/>
    <w:rsid w:val="00DD261E"/>
    <w:rsid w:val="00DD2C99"/>
    <w:rsid w:val="00DD38F6"/>
    <w:rsid w:val="00DD4CDE"/>
    <w:rsid w:val="00DD627D"/>
    <w:rsid w:val="00DE0B1E"/>
    <w:rsid w:val="00DE1593"/>
    <w:rsid w:val="00DE1599"/>
    <w:rsid w:val="00DE15AC"/>
    <w:rsid w:val="00DE1E43"/>
    <w:rsid w:val="00DE1FD6"/>
    <w:rsid w:val="00DE2352"/>
    <w:rsid w:val="00DE318D"/>
    <w:rsid w:val="00DE41B9"/>
    <w:rsid w:val="00DE7140"/>
    <w:rsid w:val="00DE72F0"/>
    <w:rsid w:val="00DE7A5F"/>
    <w:rsid w:val="00DF1AED"/>
    <w:rsid w:val="00DF2002"/>
    <w:rsid w:val="00DF338B"/>
    <w:rsid w:val="00DF390A"/>
    <w:rsid w:val="00DF46FE"/>
    <w:rsid w:val="00DF4970"/>
    <w:rsid w:val="00DF52CF"/>
    <w:rsid w:val="00DF62EA"/>
    <w:rsid w:val="00DF69BC"/>
    <w:rsid w:val="00DF6E54"/>
    <w:rsid w:val="00DF7736"/>
    <w:rsid w:val="00DF7FB8"/>
    <w:rsid w:val="00E001A4"/>
    <w:rsid w:val="00E00AE3"/>
    <w:rsid w:val="00E01B0F"/>
    <w:rsid w:val="00E04A50"/>
    <w:rsid w:val="00E056F7"/>
    <w:rsid w:val="00E05827"/>
    <w:rsid w:val="00E05960"/>
    <w:rsid w:val="00E059A4"/>
    <w:rsid w:val="00E06086"/>
    <w:rsid w:val="00E06C33"/>
    <w:rsid w:val="00E102EA"/>
    <w:rsid w:val="00E10473"/>
    <w:rsid w:val="00E10549"/>
    <w:rsid w:val="00E10AED"/>
    <w:rsid w:val="00E11283"/>
    <w:rsid w:val="00E12A69"/>
    <w:rsid w:val="00E13432"/>
    <w:rsid w:val="00E13E0D"/>
    <w:rsid w:val="00E159F2"/>
    <w:rsid w:val="00E15C7F"/>
    <w:rsid w:val="00E16431"/>
    <w:rsid w:val="00E20476"/>
    <w:rsid w:val="00E20A35"/>
    <w:rsid w:val="00E212D3"/>
    <w:rsid w:val="00E218B5"/>
    <w:rsid w:val="00E2309B"/>
    <w:rsid w:val="00E2320A"/>
    <w:rsid w:val="00E23716"/>
    <w:rsid w:val="00E24167"/>
    <w:rsid w:val="00E246CF"/>
    <w:rsid w:val="00E24A0B"/>
    <w:rsid w:val="00E26F58"/>
    <w:rsid w:val="00E27181"/>
    <w:rsid w:val="00E27C7F"/>
    <w:rsid w:val="00E3015D"/>
    <w:rsid w:val="00E313DE"/>
    <w:rsid w:val="00E31710"/>
    <w:rsid w:val="00E31F44"/>
    <w:rsid w:val="00E32C29"/>
    <w:rsid w:val="00E32DC8"/>
    <w:rsid w:val="00E32FF4"/>
    <w:rsid w:val="00E33E9B"/>
    <w:rsid w:val="00E34535"/>
    <w:rsid w:val="00E35A87"/>
    <w:rsid w:val="00E3756E"/>
    <w:rsid w:val="00E37AE3"/>
    <w:rsid w:val="00E37B39"/>
    <w:rsid w:val="00E37B8D"/>
    <w:rsid w:val="00E41C54"/>
    <w:rsid w:val="00E41DE2"/>
    <w:rsid w:val="00E4375A"/>
    <w:rsid w:val="00E4385C"/>
    <w:rsid w:val="00E43B29"/>
    <w:rsid w:val="00E43D31"/>
    <w:rsid w:val="00E44741"/>
    <w:rsid w:val="00E45FD6"/>
    <w:rsid w:val="00E46655"/>
    <w:rsid w:val="00E46B7D"/>
    <w:rsid w:val="00E47F07"/>
    <w:rsid w:val="00E47FC8"/>
    <w:rsid w:val="00E50CBE"/>
    <w:rsid w:val="00E51513"/>
    <w:rsid w:val="00E52BEF"/>
    <w:rsid w:val="00E533C9"/>
    <w:rsid w:val="00E55ECF"/>
    <w:rsid w:val="00E55FAF"/>
    <w:rsid w:val="00E568AE"/>
    <w:rsid w:val="00E56EE2"/>
    <w:rsid w:val="00E60A5D"/>
    <w:rsid w:val="00E60B11"/>
    <w:rsid w:val="00E60E9D"/>
    <w:rsid w:val="00E62D3D"/>
    <w:rsid w:val="00E65BD7"/>
    <w:rsid w:val="00E65FF7"/>
    <w:rsid w:val="00E71933"/>
    <w:rsid w:val="00E721B0"/>
    <w:rsid w:val="00E72313"/>
    <w:rsid w:val="00E7399F"/>
    <w:rsid w:val="00E739A0"/>
    <w:rsid w:val="00E73E19"/>
    <w:rsid w:val="00E74470"/>
    <w:rsid w:val="00E74F54"/>
    <w:rsid w:val="00E753F7"/>
    <w:rsid w:val="00E769A8"/>
    <w:rsid w:val="00E76E01"/>
    <w:rsid w:val="00E80449"/>
    <w:rsid w:val="00E80F01"/>
    <w:rsid w:val="00E835C8"/>
    <w:rsid w:val="00E837E1"/>
    <w:rsid w:val="00E83FA9"/>
    <w:rsid w:val="00E85294"/>
    <w:rsid w:val="00E870C4"/>
    <w:rsid w:val="00E906D6"/>
    <w:rsid w:val="00E90AAA"/>
    <w:rsid w:val="00E90CD0"/>
    <w:rsid w:val="00E93D8C"/>
    <w:rsid w:val="00E94472"/>
    <w:rsid w:val="00E9448C"/>
    <w:rsid w:val="00E959C1"/>
    <w:rsid w:val="00E95B29"/>
    <w:rsid w:val="00EA080D"/>
    <w:rsid w:val="00EA3DD2"/>
    <w:rsid w:val="00EA3E6F"/>
    <w:rsid w:val="00EA7998"/>
    <w:rsid w:val="00EB211E"/>
    <w:rsid w:val="00EB246D"/>
    <w:rsid w:val="00EB3086"/>
    <w:rsid w:val="00EB3A5F"/>
    <w:rsid w:val="00EB4E44"/>
    <w:rsid w:val="00EB686A"/>
    <w:rsid w:val="00EB6CF1"/>
    <w:rsid w:val="00EB729A"/>
    <w:rsid w:val="00EC094E"/>
    <w:rsid w:val="00EC14FE"/>
    <w:rsid w:val="00EC1AD1"/>
    <w:rsid w:val="00EC2753"/>
    <w:rsid w:val="00EC30B1"/>
    <w:rsid w:val="00EC3531"/>
    <w:rsid w:val="00EC3FC4"/>
    <w:rsid w:val="00EC5B93"/>
    <w:rsid w:val="00EC5E5A"/>
    <w:rsid w:val="00EC5F48"/>
    <w:rsid w:val="00EC6564"/>
    <w:rsid w:val="00EC76CE"/>
    <w:rsid w:val="00EC7C2C"/>
    <w:rsid w:val="00ED01B8"/>
    <w:rsid w:val="00ED0FDA"/>
    <w:rsid w:val="00ED1431"/>
    <w:rsid w:val="00ED16D2"/>
    <w:rsid w:val="00ED4547"/>
    <w:rsid w:val="00ED4C11"/>
    <w:rsid w:val="00ED510A"/>
    <w:rsid w:val="00ED6560"/>
    <w:rsid w:val="00ED6E01"/>
    <w:rsid w:val="00ED75D0"/>
    <w:rsid w:val="00ED7C97"/>
    <w:rsid w:val="00ED7CB6"/>
    <w:rsid w:val="00EE0D97"/>
    <w:rsid w:val="00EE13FF"/>
    <w:rsid w:val="00EE22B9"/>
    <w:rsid w:val="00EE2426"/>
    <w:rsid w:val="00EE4C61"/>
    <w:rsid w:val="00EE7928"/>
    <w:rsid w:val="00EF1D9F"/>
    <w:rsid w:val="00EF2677"/>
    <w:rsid w:val="00EF4119"/>
    <w:rsid w:val="00EF4B23"/>
    <w:rsid w:val="00EF5C1B"/>
    <w:rsid w:val="00EF6877"/>
    <w:rsid w:val="00EF71B1"/>
    <w:rsid w:val="00EF757D"/>
    <w:rsid w:val="00F0137C"/>
    <w:rsid w:val="00F013BE"/>
    <w:rsid w:val="00F02BA5"/>
    <w:rsid w:val="00F03497"/>
    <w:rsid w:val="00F0372F"/>
    <w:rsid w:val="00F05394"/>
    <w:rsid w:val="00F05399"/>
    <w:rsid w:val="00F05DA4"/>
    <w:rsid w:val="00F0636C"/>
    <w:rsid w:val="00F06599"/>
    <w:rsid w:val="00F070C9"/>
    <w:rsid w:val="00F114CB"/>
    <w:rsid w:val="00F1167C"/>
    <w:rsid w:val="00F12640"/>
    <w:rsid w:val="00F1305F"/>
    <w:rsid w:val="00F136C6"/>
    <w:rsid w:val="00F14D41"/>
    <w:rsid w:val="00F1651F"/>
    <w:rsid w:val="00F17255"/>
    <w:rsid w:val="00F17BFD"/>
    <w:rsid w:val="00F200ED"/>
    <w:rsid w:val="00F216C1"/>
    <w:rsid w:val="00F21AF4"/>
    <w:rsid w:val="00F227CB"/>
    <w:rsid w:val="00F22BB5"/>
    <w:rsid w:val="00F23311"/>
    <w:rsid w:val="00F236E2"/>
    <w:rsid w:val="00F25C70"/>
    <w:rsid w:val="00F311E5"/>
    <w:rsid w:val="00F318EC"/>
    <w:rsid w:val="00F31AB2"/>
    <w:rsid w:val="00F32BE6"/>
    <w:rsid w:val="00F33542"/>
    <w:rsid w:val="00F3577F"/>
    <w:rsid w:val="00F357D2"/>
    <w:rsid w:val="00F359F2"/>
    <w:rsid w:val="00F369E2"/>
    <w:rsid w:val="00F4119B"/>
    <w:rsid w:val="00F412CC"/>
    <w:rsid w:val="00F41B1B"/>
    <w:rsid w:val="00F4229C"/>
    <w:rsid w:val="00F44862"/>
    <w:rsid w:val="00F4549F"/>
    <w:rsid w:val="00F45719"/>
    <w:rsid w:val="00F458EF"/>
    <w:rsid w:val="00F4600A"/>
    <w:rsid w:val="00F465F2"/>
    <w:rsid w:val="00F46679"/>
    <w:rsid w:val="00F46861"/>
    <w:rsid w:val="00F47E98"/>
    <w:rsid w:val="00F5295B"/>
    <w:rsid w:val="00F53739"/>
    <w:rsid w:val="00F5475A"/>
    <w:rsid w:val="00F54940"/>
    <w:rsid w:val="00F54AAE"/>
    <w:rsid w:val="00F564D1"/>
    <w:rsid w:val="00F56A6D"/>
    <w:rsid w:val="00F57068"/>
    <w:rsid w:val="00F60980"/>
    <w:rsid w:val="00F609B0"/>
    <w:rsid w:val="00F60E3C"/>
    <w:rsid w:val="00F6117D"/>
    <w:rsid w:val="00F614D5"/>
    <w:rsid w:val="00F622AB"/>
    <w:rsid w:val="00F624AC"/>
    <w:rsid w:val="00F64196"/>
    <w:rsid w:val="00F646BE"/>
    <w:rsid w:val="00F64973"/>
    <w:rsid w:val="00F65935"/>
    <w:rsid w:val="00F65BF7"/>
    <w:rsid w:val="00F6630F"/>
    <w:rsid w:val="00F6704B"/>
    <w:rsid w:val="00F676B0"/>
    <w:rsid w:val="00F6775B"/>
    <w:rsid w:val="00F712A7"/>
    <w:rsid w:val="00F76250"/>
    <w:rsid w:val="00F77280"/>
    <w:rsid w:val="00F779F4"/>
    <w:rsid w:val="00F809FC"/>
    <w:rsid w:val="00F82133"/>
    <w:rsid w:val="00F834CD"/>
    <w:rsid w:val="00F83AB6"/>
    <w:rsid w:val="00F83AC5"/>
    <w:rsid w:val="00F84087"/>
    <w:rsid w:val="00F847AF"/>
    <w:rsid w:val="00F84811"/>
    <w:rsid w:val="00F85E5A"/>
    <w:rsid w:val="00F876D6"/>
    <w:rsid w:val="00F9060B"/>
    <w:rsid w:val="00F9062B"/>
    <w:rsid w:val="00F9067D"/>
    <w:rsid w:val="00F91D07"/>
    <w:rsid w:val="00F92C6F"/>
    <w:rsid w:val="00F92CDB"/>
    <w:rsid w:val="00F93648"/>
    <w:rsid w:val="00F93888"/>
    <w:rsid w:val="00F947CF"/>
    <w:rsid w:val="00F957F3"/>
    <w:rsid w:val="00F95AC1"/>
    <w:rsid w:val="00F96D77"/>
    <w:rsid w:val="00F971B7"/>
    <w:rsid w:val="00FA2D54"/>
    <w:rsid w:val="00FA3AC4"/>
    <w:rsid w:val="00FA46A5"/>
    <w:rsid w:val="00FA601E"/>
    <w:rsid w:val="00FA714E"/>
    <w:rsid w:val="00FB0DAB"/>
    <w:rsid w:val="00FB154E"/>
    <w:rsid w:val="00FB1D5B"/>
    <w:rsid w:val="00FB2492"/>
    <w:rsid w:val="00FB267F"/>
    <w:rsid w:val="00FB38B3"/>
    <w:rsid w:val="00FB39A3"/>
    <w:rsid w:val="00FB4314"/>
    <w:rsid w:val="00FB4D19"/>
    <w:rsid w:val="00FB4FA6"/>
    <w:rsid w:val="00FB6B89"/>
    <w:rsid w:val="00FC0695"/>
    <w:rsid w:val="00FC1AFF"/>
    <w:rsid w:val="00FC3DCC"/>
    <w:rsid w:val="00FC48F5"/>
    <w:rsid w:val="00FC59D8"/>
    <w:rsid w:val="00FC691F"/>
    <w:rsid w:val="00FC7673"/>
    <w:rsid w:val="00FC7AB2"/>
    <w:rsid w:val="00FC7BFC"/>
    <w:rsid w:val="00FC7E96"/>
    <w:rsid w:val="00FD06E4"/>
    <w:rsid w:val="00FD15DE"/>
    <w:rsid w:val="00FD287F"/>
    <w:rsid w:val="00FD2F3C"/>
    <w:rsid w:val="00FD2FB0"/>
    <w:rsid w:val="00FD30A4"/>
    <w:rsid w:val="00FD3A88"/>
    <w:rsid w:val="00FD4533"/>
    <w:rsid w:val="00FD4767"/>
    <w:rsid w:val="00FD55AB"/>
    <w:rsid w:val="00FD600A"/>
    <w:rsid w:val="00FD72E0"/>
    <w:rsid w:val="00FE02D2"/>
    <w:rsid w:val="00FE0AF3"/>
    <w:rsid w:val="00FE152C"/>
    <w:rsid w:val="00FE2D0A"/>
    <w:rsid w:val="00FE3332"/>
    <w:rsid w:val="00FE3DF0"/>
    <w:rsid w:val="00FE54C0"/>
    <w:rsid w:val="00FE5D7A"/>
    <w:rsid w:val="00FF13C2"/>
    <w:rsid w:val="00FF458F"/>
    <w:rsid w:val="00FF689E"/>
    <w:rsid w:val="00FF693C"/>
    <w:rsid w:val="00FF73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C2A10F"/>
  <w15:docId w15:val="{72B1EBFA-5894-4C61-8964-8921A7AC4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iPriority="0" w:unhideWhenUsed="1"/>
    <w:lsdException w:name="HTML Variable" w:locked="1" w:semiHidden="1" w:uiPriority="0"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183716"/>
    <w:pPr>
      <w:keepNext/>
      <w:jc w:val="center"/>
      <w:outlineLvl w:val="0"/>
    </w:pPr>
    <w:rPr>
      <w:b/>
      <w:sz w:val="28"/>
    </w:rPr>
  </w:style>
  <w:style w:type="paragraph" w:styleId="20">
    <w:name w:val="heading 2"/>
    <w:basedOn w:val="a0"/>
    <w:next w:val="a0"/>
    <w:link w:val="21"/>
    <w:uiPriority w:val="99"/>
    <w:qFormat/>
    <w:rsid w:val="0056010F"/>
    <w:pPr>
      <w:keepNext/>
      <w:keepLines/>
      <w:spacing w:before="240" w:after="240"/>
      <w:ind w:left="709"/>
      <w:outlineLvl w:val="1"/>
    </w:pPr>
    <w:rPr>
      <w:b/>
      <w:bCs/>
      <w:sz w:val="28"/>
      <w:szCs w:val="28"/>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8">
    <w:name w:val="heading 8"/>
    <w:basedOn w:val="a0"/>
    <w:next w:val="a0"/>
    <w:link w:val="80"/>
    <w:unhideWhenUsed/>
    <w:qFormat/>
    <w:rsid w:val="009F6DB1"/>
    <w:pPr>
      <w:spacing w:before="240" w:after="60"/>
      <w:outlineLvl w:val="7"/>
    </w:pPr>
    <w:rPr>
      <w:rFonts w:ascii="Calibri" w:hAnsi="Calibri"/>
      <w:i/>
      <w:iCs/>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183716"/>
    <w:rPr>
      <w:rFonts w:ascii="Times New Roman" w:eastAsia="Times New Roman" w:hAnsi="Times New Roman"/>
      <w:b/>
      <w:sz w:val="28"/>
      <w:szCs w:val="24"/>
    </w:rPr>
  </w:style>
  <w:style w:type="character" w:customStyle="1" w:styleId="21">
    <w:name w:val="Заголовок 2 Знак"/>
    <w:link w:val="20"/>
    <w:uiPriority w:val="99"/>
    <w:locked/>
    <w:rsid w:val="0056010F"/>
    <w:rPr>
      <w:rFonts w:ascii="Times New Roman" w:eastAsia="Times New Roman" w:hAnsi="Times New Roman"/>
      <w:b/>
      <w:bCs/>
      <w:sz w:val="28"/>
      <w:szCs w:val="28"/>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styleId="a4">
    <w:name w:val="Title"/>
    <w:basedOn w:val="a0"/>
    <w:link w:val="a5"/>
    <w:uiPriority w:val="99"/>
    <w:qFormat/>
    <w:rsid w:val="00467347"/>
    <w:pPr>
      <w:jc w:val="center"/>
    </w:pPr>
    <w:rPr>
      <w:b/>
      <w:sz w:val="22"/>
    </w:rPr>
  </w:style>
  <w:style w:type="character" w:customStyle="1" w:styleId="a5">
    <w:name w:val="Заголовок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customStyle="1" w:styleId="80">
    <w:name w:val="Заголовок 8 Знак"/>
    <w:link w:val="8"/>
    <w:rsid w:val="009F6DB1"/>
    <w:rPr>
      <w:rFonts w:ascii="Calibri" w:eastAsia="Times New Roman" w:hAnsi="Calibri" w:cs="Times New Roman"/>
      <w:i/>
      <w:iCs/>
      <w:sz w:val="24"/>
      <w:szCs w:val="24"/>
    </w:rPr>
  </w:style>
  <w:style w:type="character" w:customStyle="1" w:styleId="16">
    <w:name w:val="Неразрешенное упоминание1"/>
    <w:uiPriority w:val="99"/>
    <w:semiHidden/>
    <w:unhideWhenUsed/>
    <w:rsid w:val="00F834CD"/>
    <w:rPr>
      <w:color w:val="605E5C"/>
      <w:shd w:val="clear" w:color="auto" w:fill="E1DFDD"/>
    </w:rPr>
  </w:style>
  <w:style w:type="paragraph" w:styleId="aff1">
    <w:name w:val="TOC Heading"/>
    <w:basedOn w:val="1"/>
    <w:next w:val="a0"/>
    <w:uiPriority w:val="39"/>
    <w:unhideWhenUsed/>
    <w:qFormat/>
    <w:rsid w:val="00397CF6"/>
    <w:pPr>
      <w:keepLines/>
      <w:spacing w:before="240" w:line="259" w:lineRule="auto"/>
      <w:jc w:val="left"/>
      <w:outlineLvl w:val="9"/>
    </w:pPr>
    <w:rPr>
      <w:rFonts w:ascii="Calibri Light" w:hAnsi="Calibri Light"/>
      <w:b w:val="0"/>
      <w:color w:val="2F5496"/>
      <w:sz w:val="32"/>
      <w:szCs w:val="32"/>
      <w:lang w:val="en-US" w:eastAsia="en-US"/>
    </w:rPr>
  </w:style>
  <w:style w:type="paragraph" w:styleId="17">
    <w:name w:val="toc 1"/>
    <w:basedOn w:val="a0"/>
    <w:next w:val="a0"/>
    <w:autoRedefine/>
    <w:uiPriority w:val="39"/>
    <w:rsid w:val="00397CF6"/>
  </w:style>
  <w:style w:type="paragraph" w:customStyle="1" w:styleId="aff2">
    <w:name w:val="МойАбзац"/>
    <w:basedOn w:val="a0"/>
    <w:link w:val="aff3"/>
    <w:uiPriority w:val="99"/>
    <w:rsid w:val="00AD7025"/>
    <w:pPr>
      <w:spacing w:line="360" w:lineRule="auto"/>
      <w:ind w:firstLine="709"/>
      <w:jc w:val="both"/>
    </w:pPr>
    <w:rPr>
      <w:sz w:val="28"/>
      <w:szCs w:val="28"/>
    </w:rPr>
  </w:style>
  <w:style w:type="character" w:customStyle="1" w:styleId="aff3">
    <w:name w:val="МойАбзац Знак"/>
    <w:link w:val="aff2"/>
    <w:uiPriority w:val="99"/>
    <w:locked/>
    <w:rsid w:val="00AD7025"/>
    <w:rPr>
      <w:rFonts w:ascii="Times New Roman" w:eastAsia="Times New Roman" w:hAnsi="Times New Roman"/>
      <w:sz w:val="28"/>
      <w:szCs w:val="28"/>
    </w:rPr>
  </w:style>
  <w:style w:type="character" w:styleId="aff4">
    <w:name w:val="annotation reference"/>
    <w:uiPriority w:val="99"/>
    <w:semiHidden/>
    <w:unhideWhenUsed/>
    <w:locked/>
    <w:rsid w:val="00B64D61"/>
    <w:rPr>
      <w:sz w:val="16"/>
      <w:szCs w:val="16"/>
    </w:rPr>
  </w:style>
  <w:style w:type="paragraph" w:styleId="aff5">
    <w:name w:val="annotation text"/>
    <w:basedOn w:val="a0"/>
    <w:link w:val="aff6"/>
    <w:uiPriority w:val="99"/>
    <w:semiHidden/>
    <w:unhideWhenUsed/>
    <w:locked/>
    <w:rsid w:val="00B64D61"/>
    <w:rPr>
      <w:sz w:val="20"/>
      <w:szCs w:val="20"/>
    </w:rPr>
  </w:style>
  <w:style w:type="character" w:customStyle="1" w:styleId="aff6">
    <w:name w:val="Текст примечания Знак"/>
    <w:link w:val="aff5"/>
    <w:uiPriority w:val="99"/>
    <w:semiHidden/>
    <w:rsid w:val="00B64D61"/>
    <w:rPr>
      <w:rFonts w:ascii="Times New Roman" w:eastAsia="Times New Roman" w:hAnsi="Times New Roman"/>
    </w:rPr>
  </w:style>
  <w:style w:type="paragraph" w:styleId="aff7">
    <w:name w:val="annotation subject"/>
    <w:basedOn w:val="aff5"/>
    <w:next w:val="aff5"/>
    <w:link w:val="aff8"/>
    <w:uiPriority w:val="99"/>
    <w:semiHidden/>
    <w:unhideWhenUsed/>
    <w:locked/>
    <w:rsid w:val="00B64D61"/>
    <w:rPr>
      <w:b/>
      <w:bCs/>
    </w:rPr>
  </w:style>
  <w:style w:type="character" w:customStyle="1" w:styleId="aff8">
    <w:name w:val="Тема примечания Знак"/>
    <w:link w:val="aff7"/>
    <w:uiPriority w:val="99"/>
    <w:semiHidden/>
    <w:rsid w:val="00B64D61"/>
    <w:rPr>
      <w:rFonts w:ascii="Times New Roman" w:eastAsia="Times New Roman" w:hAnsi="Times New Roman"/>
      <w:b/>
      <w:bCs/>
    </w:rPr>
  </w:style>
  <w:style w:type="paragraph" w:styleId="2a">
    <w:name w:val="toc 2"/>
    <w:basedOn w:val="a0"/>
    <w:next w:val="a0"/>
    <w:autoRedefine/>
    <w:uiPriority w:val="39"/>
    <w:rsid w:val="007D0F40"/>
    <w:pPr>
      <w:ind w:left="240"/>
    </w:pPr>
  </w:style>
  <w:style w:type="character" w:styleId="HTML0">
    <w:name w:val="HTML Code"/>
    <w:uiPriority w:val="99"/>
    <w:semiHidden/>
    <w:unhideWhenUsed/>
    <w:locked/>
    <w:rsid w:val="009F7898"/>
    <w:rPr>
      <w:rFonts w:ascii="Courier New" w:eastAsia="Times New Roman" w:hAnsi="Courier New" w:cs="Courier New"/>
      <w:sz w:val="20"/>
      <w:szCs w:val="20"/>
    </w:rPr>
  </w:style>
  <w:style w:type="character" w:customStyle="1" w:styleId="hljs-string">
    <w:name w:val="hljs-string"/>
    <w:rsid w:val="009F7898"/>
  </w:style>
  <w:style w:type="paragraph" w:styleId="HTML1">
    <w:name w:val="HTML Preformatted"/>
    <w:basedOn w:val="a0"/>
    <w:link w:val="HTML2"/>
    <w:uiPriority w:val="99"/>
    <w:semiHidden/>
    <w:unhideWhenUsed/>
    <w:locked/>
    <w:rsid w:val="00DC3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link w:val="HTML1"/>
    <w:uiPriority w:val="99"/>
    <w:semiHidden/>
    <w:rsid w:val="00DC3293"/>
    <w:rPr>
      <w:rFonts w:ascii="Courier New" w:eastAsia="Times New Roman" w:hAnsi="Courier New" w:cs="Courier New"/>
    </w:rPr>
  </w:style>
  <w:style w:type="character" w:customStyle="1" w:styleId="line">
    <w:name w:val="line"/>
    <w:rsid w:val="00DC3293"/>
  </w:style>
  <w:style w:type="character" w:customStyle="1" w:styleId="hljs-number">
    <w:name w:val="hljs-number"/>
    <w:rsid w:val="00DC3293"/>
  </w:style>
  <w:style w:type="character" w:customStyle="1" w:styleId="hljs-comment">
    <w:name w:val="hljs-comment"/>
    <w:rsid w:val="00DC3293"/>
  </w:style>
  <w:style w:type="character" w:customStyle="1" w:styleId="hljs-type">
    <w:name w:val="hljs-type"/>
    <w:rsid w:val="00DC3293"/>
  </w:style>
  <w:style w:type="character" w:customStyle="1" w:styleId="keyword">
    <w:name w:val="keyword"/>
    <w:rsid w:val="00DC5755"/>
  </w:style>
  <w:style w:type="character" w:customStyle="1" w:styleId="comment">
    <w:name w:val="comment"/>
    <w:rsid w:val="00DC5755"/>
  </w:style>
  <w:style w:type="character" w:customStyle="1" w:styleId="number">
    <w:name w:val="number"/>
    <w:rsid w:val="00DC5755"/>
  </w:style>
  <w:style w:type="paragraph" w:customStyle="1" w:styleId="228">
    <w:name w:val="228"/>
    <w:basedOn w:val="aff2"/>
    <w:link w:val="2280"/>
    <w:qFormat/>
    <w:rsid w:val="00631F49"/>
    <w:pPr>
      <w:spacing w:after="240"/>
      <w:ind w:firstLine="708"/>
    </w:pPr>
  </w:style>
  <w:style w:type="paragraph" w:customStyle="1" w:styleId="91">
    <w:name w:val="Стиль9"/>
    <w:basedOn w:val="a0"/>
    <w:rsid w:val="007F5E66"/>
    <w:pPr>
      <w:spacing w:before="240" w:after="360"/>
      <w:ind w:firstLine="516"/>
    </w:pPr>
    <w:rPr>
      <w:rFonts w:ascii="Peterburg" w:hAnsi="Peterburg"/>
      <w:szCs w:val="20"/>
      <w:lang w:val="en-US"/>
    </w:rPr>
  </w:style>
  <w:style w:type="character" w:customStyle="1" w:styleId="2280">
    <w:name w:val="228 Знак"/>
    <w:basedOn w:val="aff3"/>
    <w:link w:val="228"/>
    <w:rsid w:val="00631F49"/>
    <w:rPr>
      <w:rFonts w:ascii="Times New Roman" w:eastAsia="Times New Roman" w:hAnsi="Times New Roman"/>
      <w:sz w:val="28"/>
      <w:szCs w:val="28"/>
    </w:rPr>
  </w:style>
  <w:style w:type="paragraph" w:customStyle="1" w:styleId="140">
    <w:name w:val="14 с отступом"/>
    <w:basedOn w:val="a0"/>
    <w:rsid w:val="007F5E66"/>
    <w:pPr>
      <w:spacing w:line="360" w:lineRule="auto"/>
      <w:ind w:firstLine="709"/>
      <w:jc w:val="both"/>
    </w:pPr>
    <w:rPr>
      <w:sz w:val="28"/>
      <w:szCs w:val="28"/>
    </w:rPr>
  </w:style>
  <w:style w:type="character" w:styleId="HTML3">
    <w:name w:val="HTML Typewriter"/>
    <w:locked/>
    <w:rsid w:val="00105C30"/>
    <w:rPr>
      <w:rFonts w:ascii="Courier New" w:eastAsia="Times New Roman" w:hAnsi="Courier New" w:cs="Courier New"/>
      <w:sz w:val="20"/>
      <w:szCs w:val="20"/>
    </w:rPr>
  </w:style>
  <w:style w:type="character" w:styleId="HTML4">
    <w:name w:val="HTML Variable"/>
    <w:locked/>
    <w:rsid w:val="00105C30"/>
    <w:rPr>
      <w:i/>
      <w:iCs/>
    </w:rPr>
  </w:style>
  <w:style w:type="numbering" w:customStyle="1" w:styleId="WW8Num2">
    <w:name w:val="WW8Num2"/>
    <w:qFormat/>
    <w:rsid w:val="00C87DEB"/>
  </w:style>
  <w:style w:type="character" w:styleId="aff9">
    <w:name w:val="FollowedHyperlink"/>
    <w:basedOn w:val="a1"/>
    <w:uiPriority w:val="99"/>
    <w:semiHidden/>
    <w:unhideWhenUsed/>
    <w:locked/>
    <w:rsid w:val="007F4B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346">
      <w:bodyDiv w:val="1"/>
      <w:marLeft w:val="0"/>
      <w:marRight w:val="0"/>
      <w:marTop w:val="0"/>
      <w:marBottom w:val="0"/>
      <w:divBdr>
        <w:top w:val="none" w:sz="0" w:space="0" w:color="auto"/>
        <w:left w:val="none" w:sz="0" w:space="0" w:color="auto"/>
        <w:bottom w:val="none" w:sz="0" w:space="0" w:color="auto"/>
        <w:right w:val="none" w:sz="0" w:space="0" w:color="auto"/>
      </w:divBdr>
    </w:div>
    <w:div w:id="20784707">
      <w:bodyDiv w:val="1"/>
      <w:marLeft w:val="0"/>
      <w:marRight w:val="0"/>
      <w:marTop w:val="0"/>
      <w:marBottom w:val="0"/>
      <w:divBdr>
        <w:top w:val="none" w:sz="0" w:space="0" w:color="auto"/>
        <w:left w:val="none" w:sz="0" w:space="0" w:color="auto"/>
        <w:bottom w:val="none" w:sz="0" w:space="0" w:color="auto"/>
        <w:right w:val="none" w:sz="0" w:space="0" w:color="auto"/>
      </w:divBdr>
    </w:div>
    <w:div w:id="70398489">
      <w:bodyDiv w:val="1"/>
      <w:marLeft w:val="0"/>
      <w:marRight w:val="0"/>
      <w:marTop w:val="0"/>
      <w:marBottom w:val="0"/>
      <w:divBdr>
        <w:top w:val="none" w:sz="0" w:space="0" w:color="auto"/>
        <w:left w:val="none" w:sz="0" w:space="0" w:color="auto"/>
        <w:bottom w:val="none" w:sz="0" w:space="0" w:color="auto"/>
        <w:right w:val="none" w:sz="0" w:space="0" w:color="auto"/>
      </w:divBdr>
    </w:div>
    <w:div w:id="127162395">
      <w:bodyDiv w:val="1"/>
      <w:marLeft w:val="0"/>
      <w:marRight w:val="0"/>
      <w:marTop w:val="0"/>
      <w:marBottom w:val="0"/>
      <w:divBdr>
        <w:top w:val="none" w:sz="0" w:space="0" w:color="auto"/>
        <w:left w:val="none" w:sz="0" w:space="0" w:color="auto"/>
        <w:bottom w:val="none" w:sz="0" w:space="0" w:color="auto"/>
        <w:right w:val="none" w:sz="0" w:space="0" w:color="auto"/>
      </w:divBdr>
      <w:divsChild>
        <w:div w:id="2060349825">
          <w:marLeft w:val="0"/>
          <w:marRight w:val="0"/>
          <w:marTop w:val="0"/>
          <w:marBottom w:val="0"/>
          <w:divBdr>
            <w:top w:val="none" w:sz="0" w:space="0" w:color="auto"/>
            <w:left w:val="none" w:sz="0" w:space="0" w:color="auto"/>
            <w:bottom w:val="none" w:sz="0" w:space="0" w:color="auto"/>
            <w:right w:val="none" w:sz="0" w:space="0" w:color="auto"/>
          </w:divBdr>
          <w:divsChild>
            <w:div w:id="409349196">
              <w:marLeft w:val="0"/>
              <w:marRight w:val="0"/>
              <w:marTop w:val="0"/>
              <w:marBottom w:val="0"/>
              <w:divBdr>
                <w:top w:val="none" w:sz="0" w:space="0" w:color="auto"/>
                <w:left w:val="none" w:sz="0" w:space="0" w:color="auto"/>
                <w:bottom w:val="none" w:sz="0" w:space="0" w:color="auto"/>
                <w:right w:val="none" w:sz="0" w:space="0" w:color="auto"/>
              </w:divBdr>
              <w:divsChild>
                <w:div w:id="1961715383">
                  <w:marLeft w:val="0"/>
                  <w:marRight w:val="0"/>
                  <w:marTop w:val="0"/>
                  <w:marBottom w:val="0"/>
                  <w:divBdr>
                    <w:top w:val="none" w:sz="0" w:space="0" w:color="auto"/>
                    <w:left w:val="none" w:sz="0" w:space="0" w:color="auto"/>
                    <w:bottom w:val="none" w:sz="0" w:space="0" w:color="auto"/>
                    <w:right w:val="none" w:sz="0" w:space="0" w:color="auto"/>
                  </w:divBdr>
                  <w:divsChild>
                    <w:div w:id="119344445">
                      <w:marLeft w:val="0"/>
                      <w:marRight w:val="0"/>
                      <w:marTop w:val="0"/>
                      <w:marBottom w:val="0"/>
                      <w:divBdr>
                        <w:top w:val="none" w:sz="0" w:space="0" w:color="auto"/>
                        <w:left w:val="none" w:sz="0" w:space="0" w:color="auto"/>
                        <w:bottom w:val="none" w:sz="0" w:space="0" w:color="auto"/>
                        <w:right w:val="none" w:sz="0" w:space="0" w:color="auto"/>
                      </w:divBdr>
                      <w:divsChild>
                        <w:div w:id="1107770649">
                          <w:marLeft w:val="0"/>
                          <w:marRight w:val="0"/>
                          <w:marTop w:val="0"/>
                          <w:marBottom w:val="0"/>
                          <w:divBdr>
                            <w:top w:val="none" w:sz="0" w:space="0" w:color="auto"/>
                            <w:left w:val="none" w:sz="0" w:space="0" w:color="auto"/>
                            <w:bottom w:val="none" w:sz="0" w:space="0" w:color="auto"/>
                            <w:right w:val="none" w:sz="0" w:space="0" w:color="auto"/>
                          </w:divBdr>
                          <w:divsChild>
                            <w:div w:id="294453316">
                              <w:marLeft w:val="0"/>
                              <w:marRight w:val="0"/>
                              <w:marTop w:val="0"/>
                              <w:marBottom w:val="0"/>
                              <w:divBdr>
                                <w:top w:val="none" w:sz="0" w:space="0" w:color="auto"/>
                                <w:left w:val="none" w:sz="0" w:space="0" w:color="auto"/>
                                <w:bottom w:val="none" w:sz="0" w:space="0" w:color="auto"/>
                                <w:right w:val="none" w:sz="0" w:space="0" w:color="auto"/>
                              </w:divBdr>
                              <w:divsChild>
                                <w:div w:id="872696748">
                                  <w:marLeft w:val="0"/>
                                  <w:marRight w:val="0"/>
                                  <w:marTop w:val="0"/>
                                  <w:marBottom w:val="0"/>
                                  <w:divBdr>
                                    <w:top w:val="none" w:sz="0" w:space="0" w:color="auto"/>
                                    <w:left w:val="none" w:sz="0" w:space="0" w:color="auto"/>
                                    <w:bottom w:val="none" w:sz="0" w:space="0" w:color="auto"/>
                                    <w:right w:val="none" w:sz="0" w:space="0" w:color="auto"/>
                                  </w:divBdr>
                                  <w:divsChild>
                                    <w:div w:id="998113838">
                                      <w:marLeft w:val="0"/>
                                      <w:marRight w:val="0"/>
                                      <w:marTop w:val="0"/>
                                      <w:marBottom w:val="0"/>
                                      <w:divBdr>
                                        <w:top w:val="none" w:sz="0" w:space="0" w:color="auto"/>
                                        <w:left w:val="none" w:sz="0" w:space="0" w:color="auto"/>
                                        <w:bottom w:val="none" w:sz="0" w:space="0" w:color="auto"/>
                                        <w:right w:val="none" w:sz="0" w:space="0" w:color="auto"/>
                                      </w:divBdr>
                                    </w:div>
                                    <w:div w:id="1907296361">
                                      <w:marLeft w:val="0"/>
                                      <w:marRight w:val="0"/>
                                      <w:marTop w:val="0"/>
                                      <w:marBottom w:val="0"/>
                                      <w:divBdr>
                                        <w:top w:val="none" w:sz="0" w:space="0" w:color="auto"/>
                                        <w:left w:val="none" w:sz="0" w:space="0" w:color="auto"/>
                                        <w:bottom w:val="none" w:sz="0" w:space="0" w:color="auto"/>
                                        <w:right w:val="none" w:sz="0" w:space="0" w:color="auto"/>
                                      </w:divBdr>
                                      <w:divsChild>
                                        <w:div w:id="2067215984">
                                          <w:marLeft w:val="0"/>
                                          <w:marRight w:val="165"/>
                                          <w:marTop w:val="150"/>
                                          <w:marBottom w:val="0"/>
                                          <w:divBdr>
                                            <w:top w:val="none" w:sz="0" w:space="0" w:color="auto"/>
                                            <w:left w:val="none" w:sz="0" w:space="0" w:color="auto"/>
                                            <w:bottom w:val="none" w:sz="0" w:space="0" w:color="auto"/>
                                            <w:right w:val="none" w:sz="0" w:space="0" w:color="auto"/>
                                          </w:divBdr>
                                          <w:divsChild>
                                            <w:div w:id="1544362683">
                                              <w:marLeft w:val="0"/>
                                              <w:marRight w:val="0"/>
                                              <w:marTop w:val="0"/>
                                              <w:marBottom w:val="0"/>
                                              <w:divBdr>
                                                <w:top w:val="none" w:sz="0" w:space="0" w:color="auto"/>
                                                <w:left w:val="none" w:sz="0" w:space="0" w:color="auto"/>
                                                <w:bottom w:val="none" w:sz="0" w:space="0" w:color="auto"/>
                                                <w:right w:val="none" w:sz="0" w:space="0" w:color="auto"/>
                                              </w:divBdr>
                                              <w:divsChild>
                                                <w:div w:id="4893741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749331">
      <w:bodyDiv w:val="1"/>
      <w:marLeft w:val="0"/>
      <w:marRight w:val="0"/>
      <w:marTop w:val="0"/>
      <w:marBottom w:val="0"/>
      <w:divBdr>
        <w:top w:val="none" w:sz="0" w:space="0" w:color="auto"/>
        <w:left w:val="none" w:sz="0" w:space="0" w:color="auto"/>
        <w:bottom w:val="none" w:sz="0" w:space="0" w:color="auto"/>
        <w:right w:val="none" w:sz="0" w:space="0" w:color="auto"/>
      </w:divBdr>
    </w:div>
    <w:div w:id="224486800">
      <w:bodyDiv w:val="1"/>
      <w:marLeft w:val="0"/>
      <w:marRight w:val="0"/>
      <w:marTop w:val="0"/>
      <w:marBottom w:val="0"/>
      <w:divBdr>
        <w:top w:val="none" w:sz="0" w:space="0" w:color="auto"/>
        <w:left w:val="none" w:sz="0" w:space="0" w:color="auto"/>
        <w:bottom w:val="none" w:sz="0" w:space="0" w:color="auto"/>
        <w:right w:val="none" w:sz="0" w:space="0" w:color="auto"/>
      </w:divBdr>
    </w:div>
    <w:div w:id="229578946">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89771868">
      <w:bodyDiv w:val="1"/>
      <w:marLeft w:val="0"/>
      <w:marRight w:val="0"/>
      <w:marTop w:val="0"/>
      <w:marBottom w:val="0"/>
      <w:divBdr>
        <w:top w:val="none" w:sz="0" w:space="0" w:color="auto"/>
        <w:left w:val="none" w:sz="0" w:space="0" w:color="auto"/>
        <w:bottom w:val="none" w:sz="0" w:space="0" w:color="auto"/>
        <w:right w:val="none" w:sz="0" w:space="0" w:color="auto"/>
      </w:divBdr>
    </w:div>
    <w:div w:id="411778353">
      <w:bodyDiv w:val="1"/>
      <w:marLeft w:val="0"/>
      <w:marRight w:val="0"/>
      <w:marTop w:val="0"/>
      <w:marBottom w:val="0"/>
      <w:divBdr>
        <w:top w:val="none" w:sz="0" w:space="0" w:color="auto"/>
        <w:left w:val="none" w:sz="0" w:space="0" w:color="auto"/>
        <w:bottom w:val="none" w:sz="0" w:space="0" w:color="auto"/>
        <w:right w:val="none" w:sz="0" w:space="0" w:color="auto"/>
      </w:divBdr>
    </w:div>
    <w:div w:id="453984579">
      <w:bodyDiv w:val="1"/>
      <w:marLeft w:val="0"/>
      <w:marRight w:val="0"/>
      <w:marTop w:val="0"/>
      <w:marBottom w:val="0"/>
      <w:divBdr>
        <w:top w:val="none" w:sz="0" w:space="0" w:color="auto"/>
        <w:left w:val="none" w:sz="0" w:space="0" w:color="auto"/>
        <w:bottom w:val="none" w:sz="0" w:space="0" w:color="auto"/>
        <w:right w:val="none" w:sz="0" w:space="0" w:color="auto"/>
      </w:divBdr>
    </w:div>
    <w:div w:id="46801812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45800062">
      <w:bodyDiv w:val="1"/>
      <w:marLeft w:val="0"/>
      <w:marRight w:val="0"/>
      <w:marTop w:val="0"/>
      <w:marBottom w:val="0"/>
      <w:divBdr>
        <w:top w:val="none" w:sz="0" w:space="0" w:color="auto"/>
        <w:left w:val="none" w:sz="0" w:space="0" w:color="auto"/>
        <w:bottom w:val="none" w:sz="0" w:space="0" w:color="auto"/>
        <w:right w:val="none" w:sz="0" w:space="0" w:color="auto"/>
      </w:divBdr>
    </w:div>
    <w:div w:id="604970285">
      <w:bodyDiv w:val="1"/>
      <w:marLeft w:val="0"/>
      <w:marRight w:val="0"/>
      <w:marTop w:val="0"/>
      <w:marBottom w:val="0"/>
      <w:divBdr>
        <w:top w:val="none" w:sz="0" w:space="0" w:color="auto"/>
        <w:left w:val="none" w:sz="0" w:space="0" w:color="auto"/>
        <w:bottom w:val="none" w:sz="0" w:space="0" w:color="auto"/>
        <w:right w:val="none" w:sz="0" w:space="0" w:color="auto"/>
      </w:divBdr>
    </w:div>
    <w:div w:id="632102868">
      <w:bodyDiv w:val="1"/>
      <w:marLeft w:val="0"/>
      <w:marRight w:val="0"/>
      <w:marTop w:val="0"/>
      <w:marBottom w:val="0"/>
      <w:divBdr>
        <w:top w:val="none" w:sz="0" w:space="0" w:color="auto"/>
        <w:left w:val="none" w:sz="0" w:space="0" w:color="auto"/>
        <w:bottom w:val="none" w:sz="0" w:space="0" w:color="auto"/>
        <w:right w:val="none" w:sz="0" w:space="0" w:color="auto"/>
      </w:divBdr>
    </w:div>
    <w:div w:id="718936205">
      <w:bodyDiv w:val="1"/>
      <w:marLeft w:val="0"/>
      <w:marRight w:val="0"/>
      <w:marTop w:val="0"/>
      <w:marBottom w:val="0"/>
      <w:divBdr>
        <w:top w:val="none" w:sz="0" w:space="0" w:color="auto"/>
        <w:left w:val="none" w:sz="0" w:space="0" w:color="auto"/>
        <w:bottom w:val="none" w:sz="0" w:space="0" w:color="auto"/>
        <w:right w:val="none" w:sz="0" w:space="0" w:color="auto"/>
      </w:divBdr>
    </w:div>
    <w:div w:id="822507036">
      <w:bodyDiv w:val="1"/>
      <w:marLeft w:val="0"/>
      <w:marRight w:val="0"/>
      <w:marTop w:val="0"/>
      <w:marBottom w:val="0"/>
      <w:divBdr>
        <w:top w:val="none" w:sz="0" w:space="0" w:color="auto"/>
        <w:left w:val="none" w:sz="0" w:space="0" w:color="auto"/>
        <w:bottom w:val="none" w:sz="0" w:space="0" w:color="auto"/>
        <w:right w:val="none" w:sz="0" w:space="0" w:color="auto"/>
      </w:divBdr>
    </w:div>
    <w:div w:id="911819597">
      <w:bodyDiv w:val="1"/>
      <w:marLeft w:val="0"/>
      <w:marRight w:val="0"/>
      <w:marTop w:val="0"/>
      <w:marBottom w:val="0"/>
      <w:divBdr>
        <w:top w:val="none" w:sz="0" w:space="0" w:color="auto"/>
        <w:left w:val="none" w:sz="0" w:space="0" w:color="auto"/>
        <w:bottom w:val="none" w:sz="0" w:space="0" w:color="auto"/>
        <w:right w:val="none" w:sz="0" w:space="0" w:color="auto"/>
      </w:divBdr>
    </w:div>
    <w:div w:id="1048064550">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1511033">
      <w:bodyDiv w:val="1"/>
      <w:marLeft w:val="0"/>
      <w:marRight w:val="0"/>
      <w:marTop w:val="0"/>
      <w:marBottom w:val="0"/>
      <w:divBdr>
        <w:top w:val="none" w:sz="0" w:space="0" w:color="auto"/>
        <w:left w:val="none" w:sz="0" w:space="0" w:color="auto"/>
        <w:bottom w:val="none" w:sz="0" w:space="0" w:color="auto"/>
        <w:right w:val="none" w:sz="0" w:space="0" w:color="auto"/>
      </w:divBdr>
    </w:div>
    <w:div w:id="1253589165">
      <w:bodyDiv w:val="1"/>
      <w:marLeft w:val="0"/>
      <w:marRight w:val="0"/>
      <w:marTop w:val="0"/>
      <w:marBottom w:val="0"/>
      <w:divBdr>
        <w:top w:val="none" w:sz="0" w:space="0" w:color="auto"/>
        <w:left w:val="none" w:sz="0" w:space="0" w:color="auto"/>
        <w:bottom w:val="none" w:sz="0" w:space="0" w:color="auto"/>
        <w:right w:val="none" w:sz="0" w:space="0" w:color="auto"/>
      </w:divBdr>
    </w:div>
    <w:div w:id="1338921403">
      <w:bodyDiv w:val="1"/>
      <w:marLeft w:val="0"/>
      <w:marRight w:val="0"/>
      <w:marTop w:val="0"/>
      <w:marBottom w:val="0"/>
      <w:divBdr>
        <w:top w:val="none" w:sz="0" w:space="0" w:color="auto"/>
        <w:left w:val="none" w:sz="0" w:space="0" w:color="auto"/>
        <w:bottom w:val="none" w:sz="0" w:space="0" w:color="auto"/>
        <w:right w:val="none" w:sz="0" w:space="0" w:color="auto"/>
      </w:divBdr>
    </w:div>
    <w:div w:id="1393390264">
      <w:bodyDiv w:val="1"/>
      <w:marLeft w:val="0"/>
      <w:marRight w:val="0"/>
      <w:marTop w:val="0"/>
      <w:marBottom w:val="0"/>
      <w:divBdr>
        <w:top w:val="none" w:sz="0" w:space="0" w:color="auto"/>
        <w:left w:val="none" w:sz="0" w:space="0" w:color="auto"/>
        <w:bottom w:val="none" w:sz="0" w:space="0" w:color="auto"/>
        <w:right w:val="none" w:sz="0" w:space="0" w:color="auto"/>
      </w:divBdr>
    </w:div>
    <w:div w:id="1400666942">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561551275">
      <w:bodyDiv w:val="1"/>
      <w:marLeft w:val="0"/>
      <w:marRight w:val="0"/>
      <w:marTop w:val="0"/>
      <w:marBottom w:val="0"/>
      <w:divBdr>
        <w:top w:val="none" w:sz="0" w:space="0" w:color="auto"/>
        <w:left w:val="none" w:sz="0" w:space="0" w:color="auto"/>
        <w:bottom w:val="none" w:sz="0" w:space="0" w:color="auto"/>
        <w:right w:val="none" w:sz="0" w:space="0" w:color="auto"/>
      </w:divBdr>
    </w:div>
    <w:div w:id="1580017029">
      <w:bodyDiv w:val="1"/>
      <w:marLeft w:val="0"/>
      <w:marRight w:val="0"/>
      <w:marTop w:val="0"/>
      <w:marBottom w:val="0"/>
      <w:divBdr>
        <w:top w:val="none" w:sz="0" w:space="0" w:color="auto"/>
        <w:left w:val="none" w:sz="0" w:space="0" w:color="auto"/>
        <w:bottom w:val="none" w:sz="0" w:space="0" w:color="auto"/>
        <w:right w:val="none" w:sz="0" w:space="0" w:color="auto"/>
      </w:divBdr>
    </w:div>
    <w:div w:id="163394591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66591814">
      <w:bodyDiv w:val="1"/>
      <w:marLeft w:val="0"/>
      <w:marRight w:val="0"/>
      <w:marTop w:val="0"/>
      <w:marBottom w:val="0"/>
      <w:divBdr>
        <w:top w:val="none" w:sz="0" w:space="0" w:color="auto"/>
        <w:left w:val="none" w:sz="0" w:space="0" w:color="auto"/>
        <w:bottom w:val="none" w:sz="0" w:space="0" w:color="auto"/>
        <w:right w:val="none" w:sz="0" w:space="0" w:color="auto"/>
      </w:divBdr>
    </w:div>
    <w:div w:id="1721249416">
      <w:bodyDiv w:val="1"/>
      <w:marLeft w:val="0"/>
      <w:marRight w:val="0"/>
      <w:marTop w:val="0"/>
      <w:marBottom w:val="0"/>
      <w:divBdr>
        <w:top w:val="none" w:sz="0" w:space="0" w:color="auto"/>
        <w:left w:val="none" w:sz="0" w:space="0" w:color="auto"/>
        <w:bottom w:val="none" w:sz="0" w:space="0" w:color="auto"/>
        <w:right w:val="none" w:sz="0" w:space="0" w:color="auto"/>
      </w:divBdr>
    </w:div>
    <w:div w:id="1732388709">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72457435">
      <w:bodyDiv w:val="1"/>
      <w:marLeft w:val="0"/>
      <w:marRight w:val="0"/>
      <w:marTop w:val="0"/>
      <w:marBottom w:val="0"/>
      <w:divBdr>
        <w:top w:val="none" w:sz="0" w:space="0" w:color="auto"/>
        <w:left w:val="none" w:sz="0" w:space="0" w:color="auto"/>
        <w:bottom w:val="none" w:sz="0" w:space="0" w:color="auto"/>
        <w:right w:val="none" w:sz="0" w:space="0" w:color="auto"/>
      </w:divBdr>
    </w:div>
    <w:div w:id="1982341575">
      <w:bodyDiv w:val="1"/>
      <w:marLeft w:val="0"/>
      <w:marRight w:val="0"/>
      <w:marTop w:val="0"/>
      <w:marBottom w:val="0"/>
      <w:divBdr>
        <w:top w:val="none" w:sz="0" w:space="0" w:color="auto"/>
        <w:left w:val="none" w:sz="0" w:space="0" w:color="auto"/>
        <w:bottom w:val="none" w:sz="0" w:space="0" w:color="auto"/>
        <w:right w:val="none" w:sz="0" w:space="0" w:color="auto"/>
      </w:divBdr>
    </w:div>
    <w:div w:id="2024283995">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4DD67-6A7A-4AEB-B6B3-50449A4C6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74</Pages>
  <Words>10584</Words>
  <Characters>60331</Characters>
  <Application>Microsoft Office Word</Application>
  <DocSecurity>0</DocSecurity>
  <Lines>502</Lines>
  <Paragraphs>141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ПРОЕКТ ЛЭТИ</vt:lpstr>
      <vt:lpstr>ПРОЕКТ ЛЭТИ</vt:lpstr>
    </vt:vector>
  </TitlesOfParts>
  <Company>ETU</Company>
  <LinksUpToDate>false</LinksUpToDate>
  <CharactersWithSpaces>70774</CharactersWithSpaces>
  <SharedDoc>false</SharedDoc>
  <HLinks>
    <vt:vector size="96" baseType="variant">
      <vt:variant>
        <vt:i4>1310777</vt:i4>
      </vt:variant>
      <vt:variant>
        <vt:i4>92</vt:i4>
      </vt:variant>
      <vt:variant>
        <vt:i4>0</vt:i4>
      </vt:variant>
      <vt:variant>
        <vt:i4>5</vt:i4>
      </vt:variant>
      <vt:variant>
        <vt:lpwstr/>
      </vt:variant>
      <vt:variant>
        <vt:lpwstr>_Toc164252951</vt:lpwstr>
      </vt:variant>
      <vt:variant>
        <vt:i4>1310777</vt:i4>
      </vt:variant>
      <vt:variant>
        <vt:i4>86</vt:i4>
      </vt:variant>
      <vt:variant>
        <vt:i4>0</vt:i4>
      </vt:variant>
      <vt:variant>
        <vt:i4>5</vt:i4>
      </vt:variant>
      <vt:variant>
        <vt:lpwstr/>
      </vt:variant>
      <vt:variant>
        <vt:lpwstr>_Toc164252950</vt:lpwstr>
      </vt:variant>
      <vt:variant>
        <vt:i4>1376313</vt:i4>
      </vt:variant>
      <vt:variant>
        <vt:i4>80</vt:i4>
      </vt:variant>
      <vt:variant>
        <vt:i4>0</vt:i4>
      </vt:variant>
      <vt:variant>
        <vt:i4>5</vt:i4>
      </vt:variant>
      <vt:variant>
        <vt:lpwstr/>
      </vt:variant>
      <vt:variant>
        <vt:lpwstr>_Toc164252949</vt:lpwstr>
      </vt:variant>
      <vt:variant>
        <vt:i4>1376313</vt:i4>
      </vt:variant>
      <vt:variant>
        <vt:i4>74</vt:i4>
      </vt:variant>
      <vt:variant>
        <vt:i4>0</vt:i4>
      </vt:variant>
      <vt:variant>
        <vt:i4>5</vt:i4>
      </vt:variant>
      <vt:variant>
        <vt:lpwstr/>
      </vt:variant>
      <vt:variant>
        <vt:lpwstr>_Toc164252948</vt:lpwstr>
      </vt:variant>
      <vt:variant>
        <vt:i4>1376313</vt:i4>
      </vt:variant>
      <vt:variant>
        <vt:i4>68</vt:i4>
      </vt:variant>
      <vt:variant>
        <vt:i4>0</vt:i4>
      </vt:variant>
      <vt:variant>
        <vt:i4>5</vt:i4>
      </vt:variant>
      <vt:variant>
        <vt:lpwstr/>
      </vt:variant>
      <vt:variant>
        <vt:lpwstr>_Toc164252947</vt:lpwstr>
      </vt:variant>
      <vt:variant>
        <vt:i4>1376313</vt:i4>
      </vt:variant>
      <vt:variant>
        <vt:i4>62</vt:i4>
      </vt:variant>
      <vt:variant>
        <vt:i4>0</vt:i4>
      </vt:variant>
      <vt:variant>
        <vt:i4>5</vt:i4>
      </vt:variant>
      <vt:variant>
        <vt:lpwstr/>
      </vt:variant>
      <vt:variant>
        <vt:lpwstr>_Toc164252946</vt:lpwstr>
      </vt:variant>
      <vt:variant>
        <vt:i4>1376313</vt:i4>
      </vt:variant>
      <vt:variant>
        <vt:i4>56</vt:i4>
      </vt:variant>
      <vt:variant>
        <vt:i4>0</vt:i4>
      </vt:variant>
      <vt:variant>
        <vt:i4>5</vt:i4>
      </vt:variant>
      <vt:variant>
        <vt:lpwstr/>
      </vt:variant>
      <vt:variant>
        <vt:lpwstr>_Toc164252945</vt:lpwstr>
      </vt:variant>
      <vt:variant>
        <vt:i4>1376313</vt:i4>
      </vt:variant>
      <vt:variant>
        <vt:i4>50</vt:i4>
      </vt:variant>
      <vt:variant>
        <vt:i4>0</vt:i4>
      </vt:variant>
      <vt:variant>
        <vt:i4>5</vt:i4>
      </vt:variant>
      <vt:variant>
        <vt:lpwstr/>
      </vt:variant>
      <vt:variant>
        <vt:lpwstr>_Toc164252944</vt:lpwstr>
      </vt:variant>
      <vt:variant>
        <vt:i4>1376313</vt:i4>
      </vt:variant>
      <vt:variant>
        <vt:i4>44</vt:i4>
      </vt:variant>
      <vt:variant>
        <vt:i4>0</vt:i4>
      </vt:variant>
      <vt:variant>
        <vt:i4>5</vt:i4>
      </vt:variant>
      <vt:variant>
        <vt:lpwstr/>
      </vt:variant>
      <vt:variant>
        <vt:lpwstr>_Toc164252943</vt:lpwstr>
      </vt:variant>
      <vt:variant>
        <vt:i4>1376313</vt:i4>
      </vt:variant>
      <vt:variant>
        <vt:i4>38</vt:i4>
      </vt:variant>
      <vt:variant>
        <vt:i4>0</vt:i4>
      </vt:variant>
      <vt:variant>
        <vt:i4>5</vt:i4>
      </vt:variant>
      <vt:variant>
        <vt:lpwstr/>
      </vt:variant>
      <vt:variant>
        <vt:lpwstr>_Toc164252942</vt:lpwstr>
      </vt:variant>
      <vt:variant>
        <vt:i4>1376313</vt:i4>
      </vt:variant>
      <vt:variant>
        <vt:i4>32</vt:i4>
      </vt:variant>
      <vt:variant>
        <vt:i4>0</vt:i4>
      </vt:variant>
      <vt:variant>
        <vt:i4>5</vt:i4>
      </vt:variant>
      <vt:variant>
        <vt:lpwstr/>
      </vt:variant>
      <vt:variant>
        <vt:lpwstr>_Toc164252941</vt:lpwstr>
      </vt:variant>
      <vt:variant>
        <vt:i4>1376313</vt:i4>
      </vt:variant>
      <vt:variant>
        <vt:i4>26</vt:i4>
      </vt:variant>
      <vt:variant>
        <vt:i4>0</vt:i4>
      </vt:variant>
      <vt:variant>
        <vt:i4>5</vt:i4>
      </vt:variant>
      <vt:variant>
        <vt:lpwstr/>
      </vt:variant>
      <vt:variant>
        <vt:lpwstr>_Toc164252940</vt:lpwstr>
      </vt:variant>
      <vt:variant>
        <vt:i4>1179705</vt:i4>
      </vt:variant>
      <vt:variant>
        <vt:i4>20</vt:i4>
      </vt:variant>
      <vt:variant>
        <vt:i4>0</vt:i4>
      </vt:variant>
      <vt:variant>
        <vt:i4>5</vt:i4>
      </vt:variant>
      <vt:variant>
        <vt:lpwstr/>
      </vt:variant>
      <vt:variant>
        <vt:lpwstr>_Toc164252939</vt:lpwstr>
      </vt:variant>
      <vt:variant>
        <vt:i4>1179705</vt:i4>
      </vt:variant>
      <vt:variant>
        <vt:i4>14</vt:i4>
      </vt:variant>
      <vt:variant>
        <vt:i4>0</vt:i4>
      </vt:variant>
      <vt:variant>
        <vt:i4>5</vt:i4>
      </vt:variant>
      <vt:variant>
        <vt:lpwstr/>
      </vt:variant>
      <vt:variant>
        <vt:lpwstr>_Toc164252938</vt:lpwstr>
      </vt:variant>
      <vt:variant>
        <vt:i4>1179705</vt:i4>
      </vt:variant>
      <vt:variant>
        <vt:i4>8</vt:i4>
      </vt:variant>
      <vt:variant>
        <vt:i4>0</vt:i4>
      </vt:variant>
      <vt:variant>
        <vt:i4>5</vt:i4>
      </vt:variant>
      <vt:variant>
        <vt:lpwstr/>
      </vt:variant>
      <vt:variant>
        <vt:lpwstr>_Toc164252937</vt:lpwstr>
      </vt:variant>
      <vt:variant>
        <vt:i4>1179705</vt:i4>
      </vt:variant>
      <vt:variant>
        <vt:i4>2</vt:i4>
      </vt:variant>
      <vt:variant>
        <vt:i4>0</vt:i4>
      </vt:variant>
      <vt:variant>
        <vt:i4>5</vt:i4>
      </vt:variant>
      <vt:variant>
        <vt:lpwstr/>
      </vt:variant>
      <vt:variant>
        <vt:lpwstr>_Toc164252936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creator>Константин Холковский</dc:creator>
  <cp:lastModifiedBy>саша хай</cp:lastModifiedBy>
  <cp:revision>16</cp:revision>
  <cp:lastPrinted>2024-05-07T20:27:00Z</cp:lastPrinted>
  <dcterms:created xsi:type="dcterms:W3CDTF">2024-04-23T14:13:00Z</dcterms:created>
  <dcterms:modified xsi:type="dcterms:W3CDTF">2024-05-07T20:32:00Z</dcterms:modified>
</cp:coreProperties>
</file>